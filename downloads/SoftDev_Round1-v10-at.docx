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D12" w:rsidRPr="001705E1" w:rsidRDefault="003B094F" w:rsidP="00C03D12">
      <w:pPr>
        <w:pStyle w:val="StyleTitleCoverTimesNewRomanLeft025"/>
        <w:rPr>
          <w:rFonts w:ascii="Georgia" w:hAnsi="Georgia"/>
        </w:rPr>
      </w:pPr>
      <w:bookmarkStart w:id="0" w:name="_Toc72831933"/>
      <w:bookmarkStart w:id="1" w:name="_Toc67755726"/>
      <w:r w:rsidRPr="001705E1">
        <w:rPr>
          <w:rFonts w:ascii="Georgia" w:hAnsi="Georgia"/>
          <w:lang w:bidi="ar-SA"/>
        </w:rPr>
        <w:drawing>
          <wp:anchor distT="0" distB="0" distL="114300" distR="114300" simplePos="0" relativeHeight="251659264" behindDoc="1" locked="0" layoutInCell="1" allowOverlap="1">
            <wp:simplePos x="0" y="0"/>
            <wp:positionH relativeFrom="column">
              <wp:posOffset>-31531</wp:posOffset>
            </wp:positionH>
            <wp:positionV relativeFrom="paragraph">
              <wp:posOffset>-141889</wp:posOffset>
            </wp:positionV>
            <wp:extent cx="3074276" cy="5770179"/>
            <wp:effectExtent l="0" t="0" r="0" b="0"/>
            <wp:wrapNone/>
            <wp:docPr id="4" name="Picture 0" descr="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8" cstate="print"/>
                    <a:stretch>
                      <a:fillRect/>
                    </a:stretch>
                  </pic:blipFill>
                  <pic:spPr>
                    <a:xfrm>
                      <a:off x="0" y="0"/>
                      <a:ext cx="3074276" cy="5770179"/>
                    </a:xfrm>
                    <a:prstGeom prst="rect">
                      <a:avLst/>
                    </a:prstGeom>
                    <a:noFill/>
                  </pic:spPr>
                </pic:pic>
              </a:graphicData>
            </a:graphic>
          </wp:anchor>
        </w:drawing>
      </w:r>
    </w:p>
    <w:p w:rsidR="003B094F" w:rsidRPr="001705E1" w:rsidRDefault="003B094F" w:rsidP="00C03D12">
      <w:pPr>
        <w:pStyle w:val="StyleTitleCoverTimesNewRomanLeft025"/>
        <w:rPr>
          <w:rFonts w:ascii="Georgia" w:hAnsi="Georgia"/>
        </w:rPr>
      </w:pPr>
    </w:p>
    <w:p w:rsidR="00AF143D" w:rsidRPr="001705E1" w:rsidRDefault="00FE0CA8" w:rsidP="001705E1">
      <w:pPr>
        <w:pStyle w:val="StyleStyleTitleCoverCenturyGothic30ptNotBoldLeft025"/>
        <w:rPr>
          <w:rFonts w:ascii="Georgia" w:hAnsi="Georgia"/>
        </w:rPr>
      </w:pPr>
      <w:r w:rsidRPr="001705E1">
        <w:rPr>
          <w:rFonts w:ascii="Georgia" w:hAnsi="Georgia"/>
          <w:lang w:bidi="ar-SA"/>
        </w:rPr>
        <w:drawing>
          <wp:anchor distT="0" distB="0" distL="114300" distR="114300" simplePos="0" relativeHeight="251660288" behindDoc="1" locked="0" layoutInCell="1" allowOverlap="1">
            <wp:simplePos x="0" y="0"/>
            <wp:positionH relativeFrom="column">
              <wp:posOffset>-37358</wp:posOffset>
            </wp:positionH>
            <wp:positionV relativeFrom="paragraph">
              <wp:posOffset>279070</wp:posOffset>
            </wp:positionV>
            <wp:extent cx="3662301" cy="296883"/>
            <wp:effectExtent l="19050" t="0" r="0" b="0"/>
            <wp:wrapNone/>
            <wp:docPr id="5" name="Picture 4" descr="font o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option #2.png"/>
                    <pic:cNvPicPr/>
                  </pic:nvPicPr>
                  <pic:blipFill>
                    <a:blip r:embed="rId9" cstate="print"/>
                    <a:stretch>
                      <a:fillRect/>
                    </a:stretch>
                  </pic:blipFill>
                  <pic:spPr>
                    <a:xfrm>
                      <a:off x="0" y="0"/>
                      <a:ext cx="3662301" cy="296883"/>
                    </a:xfrm>
                    <a:prstGeom prst="rect">
                      <a:avLst/>
                    </a:prstGeom>
                  </pic:spPr>
                </pic:pic>
              </a:graphicData>
            </a:graphic>
          </wp:anchor>
        </w:drawing>
      </w:r>
    </w:p>
    <w:p w:rsidR="001705E1" w:rsidRPr="001705E1" w:rsidRDefault="00487105" w:rsidP="001705E1">
      <w:pPr>
        <w:pStyle w:val="StyleStyleTitleCoverCenturyGothic30ptNotBoldLeft025"/>
        <w:jc w:val="left"/>
        <w:rPr>
          <w:rFonts w:ascii="Georgia" w:hAnsi="Georgia"/>
          <w:lang w:bidi="ar-SA"/>
        </w:rPr>
      </w:pPr>
      <w:r w:rsidRPr="001705E1">
        <w:rPr>
          <w:rFonts w:ascii="Georgia" w:hAnsi="Georgia"/>
        </w:rPr>
        <w:t>Project</w:t>
      </w:r>
      <w:r w:rsidR="00B00390" w:rsidRPr="001705E1">
        <w:rPr>
          <w:rFonts w:ascii="Georgia" w:hAnsi="Georgia"/>
        </w:rPr>
        <w:t xml:space="preserve"> Plan for Round 1 </w:t>
      </w:r>
      <w:bookmarkStart w:id="2" w:name="Text9"/>
      <w:r w:rsidR="006D27DB" w:rsidRPr="001705E1">
        <w:rPr>
          <w:rFonts w:ascii="Georgia" w:hAnsi="Georgia"/>
        </w:rPr>
        <w:fldChar w:fldCharType="begin">
          <w:ffData>
            <w:name w:val="Text9"/>
            <w:enabled/>
            <w:calcOnExit w:val="0"/>
            <w:textInput>
              <w:default w:val="[05]"/>
            </w:textInput>
          </w:ffData>
        </w:fldChar>
      </w:r>
      <w:r w:rsidR="00B00390" w:rsidRPr="001705E1">
        <w:rPr>
          <w:rFonts w:ascii="Georgia" w:hAnsi="Georgia"/>
        </w:rPr>
        <w:instrText xml:space="preserve"> FORMTEXT </w:instrText>
      </w:r>
      <w:r w:rsidR="006D27DB" w:rsidRPr="001705E1">
        <w:rPr>
          <w:rFonts w:ascii="Georgia" w:hAnsi="Georgia"/>
        </w:rPr>
      </w:r>
      <w:r w:rsidR="006D27DB" w:rsidRPr="001705E1">
        <w:rPr>
          <w:rFonts w:ascii="Georgia" w:hAnsi="Georgia"/>
        </w:rPr>
        <w:fldChar w:fldCharType="separate"/>
      </w:r>
      <w:r w:rsidR="00B00390" w:rsidRPr="001705E1">
        <w:rPr>
          <w:rFonts w:ascii="Georgia" w:hAnsi="Georgia"/>
        </w:rPr>
        <w:t>[2011]</w:t>
      </w:r>
      <w:r w:rsidR="006D27DB" w:rsidRPr="001705E1">
        <w:rPr>
          <w:rFonts w:ascii="Georgia" w:hAnsi="Georgia"/>
        </w:rPr>
        <w:fldChar w:fldCharType="end"/>
      </w:r>
      <w:bookmarkEnd w:id="2"/>
      <w:r w:rsidR="003B094F" w:rsidRPr="001705E1">
        <w:rPr>
          <w:rFonts w:ascii="Georgia" w:hAnsi="Georgia"/>
          <w:lang w:bidi="ar-SA"/>
        </w:rPr>
        <w:t xml:space="preserve"> </w:t>
      </w:r>
    </w:p>
    <w:p w:rsidR="00891B50" w:rsidRDefault="00E807D4" w:rsidP="001705E1">
      <w:pPr>
        <w:pStyle w:val="StyleStyleTitleCoverCenturyGothic30ptNotBoldLeft025"/>
        <w:rPr>
          <w:rFonts w:ascii="Georgia" w:hAnsi="Georgia"/>
          <w:lang w:bidi="ar-SA"/>
        </w:rPr>
      </w:pPr>
      <w:r>
        <w:rPr>
          <w:rFonts w:ascii="Georgia" w:hAnsi="Georgia"/>
          <w:lang w:bidi="ar-SA"/>
        </w:rPr>
        <w:drawing>
          <wp:anchor distT="0" distB="0" distL="114300" distR="114300" simplePos="0" relativeHeight="251679744" behindDoc="0" locked="0" layoutInCell="1" allowOverlap="1">
            <wp:simplePos x="0" y="0"/>
            <wp:positionH relativeFrom="column">
              <wp:posOffset>316661</wp:posOffset>
            </wp:positionH>
            <wp:positionV relativeFrom="paragraph">
              <wp:posOffset>152160</wp:posOffset>
            </wp:positionV>
            <wp:extent cx="5760648" cy="4278702"/>
            <wp:effectExtent l="19050" t="0" r="0" b="0"/>
            <wp:wrapNone/>
            <wp:docPr id="3" name="Picture 2" descr="bestteam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teampic.jpg"/>
                    <pic:cNvPicPr/>
                  </pic:nvPicPr>
                  <pic:blipFill>
                    <a:blip r:embed="rId10"/>
                    <a:stretch>
                      <a:fillRect/>
                    </a:stretch>
                  </pic:blipFill>
                  <pic:spPr>
                    <a:xfrm>
                      <a:off x="0" y="0"/>
                      <a:ext cx="5760648" cy="4278702"/>
                    </a:xfrm>
                    <a:prstGeom prst="rect">
                      <a:avLst/>
                    </a:prstGeom>
                  </pic:spPr>
                </pic:pic>
              </a:graphicData>
            </a:graphic>
          </wp:anchor>
        </w:drawing>
      </w:r>
    </w:p>
    <w:p w:rsidR="00891B50" w:rsidRDefault="00891B50" w:rsidP="001705E1">
      <w:pPr>
        <w:pStyle w:val="StyleStyleTitleCoverCenturyGothic30ptNotBoldLeft025"/>
        <w:rPr>
          <w:rFonts w:ascii="Georgia" w:hAnsi="Georgia"/>
          <w:lang w:bidi="ar-SA"/>
        </w:rPr>
      </w:pPr>
    </w:p>
    <w:p w:rsidR="001705E1" w:rsidRPr="001705E1" w:rsidRDefault="001705E1" w:rsidP="001705E1">
      <w:pPr>
        <w:pStyle w:val="StyleStyleTitleCoverCenturyGothic30ptNotBoldLeft025"/>
        <w:rPr>
          <w:rFonts w:ascii="Georgia" w:hAnsi="Georgia"/>
          <w:lang w:bidi="ar-SA"/>
        </w:rPr>
      </w:pPr>
    </w:p>
    <w:p w:rsidR="00891B50" w:rsidRDefault="00891B50" w:rsidP="001705E1">
      <w:pPr>
        <w:pStyle w:val="StyleStyleTitleCoverCenturyGothic30ptNotBoldLeft025"/>
        <w:rPr>
          <w:rFonts w:ascii="Georgia" w:hAnsi="Georgia"/>
          <w:lang w:bidi="ar-SA"/>
        </w:rPr>
      </w:pPr>
    </w:p>
    <w:p w:rsidR="00891B50" w:rsidRPr="001705E1" w:rsidRDefault="00891B50" w:rsidP="001705E1">
      <w:pPr>
        <w:pStyle w:val="StyleStyleTitleCoverCenturyGothic30ptNotBoldLeft025"/>
        <w:rPr>
          <w:rFonts w:ascii="Georgia" w:hAnsi="Georgia"/>
          <w:lang w:bidi="ar-SA"/>
        </w:rPr>
      </w:pPr>
    </w:p>
    <w:p w:rsidR="001705E1" w:rsidRPr="001705E1" w:rsidRDefault="007A1B85" w:rsidP="001705E1">
      <w:pPr>
        <w:pStyle w:val="StyleStyleTitleCoverCenturyGothic30ptNotBoldLeft025"/>
        <w:rPr>
          <w:rFonts w:ascii="Georgia" w:hAnsi="Georgia"/>
        </w:rPr>
      </w:pPr>
      <w:r w:rsidRPr="001705E1">
        <w:rPr>
          <w:rFonts w:ascii="Georgia" w:hAnsi="Georgia"/>
        </w:rPr>
        <w:br w:type="page"/>
      </w:r>
    </w:p>
    <w:bookmarkEnd w:id="0"/>
    <w:p w:rsidR="009B1F97" w:rsidRPr="001705E1" w:rsidRDefault="00DF6F8A" w:rsidP="001B133C">
      <w:pPr>
        <w:pStyle w:val="Style16ptBoldBefore6ptAfter6ptTopSinglesolid"/>
        <w:shd w:val="clear" w:color="auto" w:fill="D99594" w:themeFill="accent2" w:themeFillTint="99"/>
        <w:outlineLvl w:val="9"/>
        <w:rPr>
          <w:rFonts w:ascii="Georgia" w:hAnsi="Georgia"/>
        </w:rPr>
      </w:pPr>
      <w:r w:rsidRPr="001705E1">
        <w:rPr>
          <w:rFonts w:ascii="Georgia" w:hAnsi="Georgia"/>
        </w:rPr>
        <w:lastRenderedPageBreak/>
        <w:t>Table of Content</w:t>
      </w:r>
      <w:r w:rsidR="00E23239" w:rsidRPr="001705E1">
        <w:rPr>
          <w:rFonts w:ascii="Georgia" w:hAnsi="Georgia"/>
        </w:rPr>
        <w:t>s</w:t>
      </w:r>
    </w:p>
    <w:p w:rsidR="009B1F97" w:rsidRPr="001705E1" w:rsidRDefault="009B1F97" w:rsidP="009B1F97">
      <w:pPr>
        <w:spacing w:before="120" w:after="120"/>
        <w:rPr>
          <w:rFonts w:ascii="Georgia" w:hAnsi="Georgia" w:cs="Arial"/>
          <w:sz w:val="8"/>
        </w:rPr>
      </w:pPr>
    </w:p>
    <w:p w:rsidR="0063304D" w:rsidRPr="001705E1" w:rsidRDefault="006D27DB" w:rsidP="002011A1">
      <w:pPr>
        <w:rPr>
          <w:rFonts w:ascii="Georgia" w:hAnsi="Georgia"/>
          <w:b/>
          <w:bCs/>
          <w:noProof/>
          <w:sz w:val="24"/>
          <w:szCs w:val="24"/>
        </w:rPr>
      </w:pPr>
      <w:r w:rsidRPr="006D27DB">
        <w:rPr>
          <w:rFonts w:ascii="Georgia" w:hAnsi="Georgia"/>
          <w:b/>
          <w:sz w:val="24"/>
          <w:szCs w:val="24"/>
        </w:rPr>
        <w:fldChar w:fldCharType="begin"/>
      </w:r>
      <w:r w:rsidR="00B16960" w:rsidRPr="001705E1">
        <w:rPr>
          <w:rFonts w:ascii="Georgia" w:hAnsi="Georgia"/>
          <w:sz w:val="24"/>
          <w:szCs w:val="24"/>
        </w:rPr>
        <w:instrText xml:space="preserve"> TOC \o "1-2" \h \z \u </w:instrText>
      </w:r>
      <w:r w:rsidRPr="006D27DB">
        <w:rPr>
          <w:rFonts w:ascii="Georgia" w:hAnsi="Georgia"/>
          <w:b/>
          <w:sz w:val="24"/>
          <w:szCs w:val="24"/>
        </w:rPr>
        <w:fldChar w:fldCharType="separate"/>
      </w:r>
      <w:hyperlink w:anchor="_Toc78691230" w:history="1">
        <w:r w:rsidR="002011A1" w:rsidRPr="001705E1">
          <w:rPr>
            <w:rStyle w:val="Hyperlink"/>
            <w:rFonts w:ascii="Georgia" w:hAnsi="Georgia"/>
            <w:noProof/>
            <w:color w:val="auto"/>
            <w:sz w:val="24"/>
            <w:szCs w:val="24"/>
          </w:rPr>
          <w:t>The</w:t>
        </w:r>
      </w:hyperlink>
      <w:r w:rsidR="002011A1" w:rsidRPr="001705E1">
        <w:rPr>
          <w:rFonts w:ascii="Georgia" w:hAnsi="Georgia"/>
          <w:sz w:val="24"/>
          <w:szCs w:val="24"/>
        </w:rPr>
        <w:t xml:space="preserve"> Problem ……………………………………………………………………………………………</w:t>
      </w:r>
      <w:r w:rsidR="000223E8" w:rsidRPr="001705E1">
        <w:rPr>
          <w:rFonts w:ascii="Georgia" w:hAnsi="Georgia"/>
          <w:sz w:val="24"/>
          <w:szCs w:val="24"/>
        </w:rPr>
        <w:t>………..</w:t>
      </w:r>
      <w:r w:rsidR="002011A1" w:rsidRPr="001705E1">
        <w:rPr>
          <w:rFonts w:ascii="Georgia" w:hAnsi="Georgia"/>
          <w:sz w:val="24"/>
          <w:szCs w:val="24"/>
        </w:rPr>
        <w:t>…</w:t>
      </w:r>
      <w:r w:rsidR="000D7F2B" w:rsidRPr="001705E1">
        <w:rPr>
          <w:rFonts w:ascii="Georgia" w:hAnsi="Georgia"/>
          <w:sz w:val="24"/>
          <w:szCs w:val="24"/>
        </w:rPr>
        <w:t>………..</w:t>
      </w:r>
      <w:r w:rsidR="002011A1" w:rsidRPr="001705E1">
        <w:rPr>
          <w:rFonts w:ascii="Georgia" w:hAnsi="Georgia"/>
          <w:sz w:val="24"/>
          <w:szCs w:val="24"/>
        </w:rPr>
        <w:t>.</w:t>
      </w:r>
      <w:r w:rsidR="005228F9" w:rsidRPr="001705E1">
        <w:rPr>
          <w:rFonts w:ascii="Georgia" w:hAnsi="Georgia"/>
          <w:sz w:val="24"/>
          <w:szCs w:val="24"/>
        </w:rPr>
        <w:t>3</w:t>
      </w:r>
    </w:p>
    <w:p w:rsidR="002011A1" w:rsidRPr="001705E1" w:rsidRDefault="006D27DB" w:rsidP="002011A1">
      <w:pPr>
        <w:rPr>
          <w:rFonts w:ascii="Georgia" w:hAnsi="Georgia"/>
          <w:sz w:val="24"/>
          <w:szCs w:val="24"/>
        </w:rPr>
      </w:pPr>
      <w:hyperlink w:anchor="_Toc78691231" w:history="1">
        <w:r w:rsidR="002011A1" w:rsidRPr="001705E1">
          <w:rPr>
            <w:rStyle w:val="Hyperlink"/>
            <w:rFonts w:ascii="Georgia" w:hAnsi="Georgia"/>
            <w:noProof/>
            <w:color w:val="auto"/>
            <w:sz w:val="24"/>
            <w:szCs w:val="24"/>
          </w:rPr>
          <w:t>Our Solution</w:t>
        </w:r>
      </w:hyperlink>
      <w:r w:rsidR="002011A1" w:rsidRPr="001705E1">
        <w:rPr>
          <w:rFonts w:ascii="Georgia" w:hAnsi="Georgia"/>
          <w:sz w:val="24"/>
          <w:szCs w:val="24"/>
        </w:rPr>
        <w:t xml:space="preserve"> ……………………………………………………………………………………………</w:t>
      </w:r>
      <w:r w:rsidR="000D7F2B" w:rsidRPr="001705E1">
        <w:rPr>
          <w:rFonts w:ascii="Georgia" w:hAnsi="Georgia"/>
          <w:sz w:val="24"/>
          <w:szCs w:val="24"/>
        </w:rPr>
        <w:t>…………</w:t>
      </w:r>
      <w:r w:rsidR="000223E8" w:rsidRPr="001705E1">
        <w:rPr>
          <w:rFonts w:ascii="Georgia" w:hAnsi="Georgia"/>
          <w:sz w:val="24"/>
          <w:szCs w:val="24"/>
        </w:rPr>
        <w:t>…………</w:t>
      </w:r>
      <w:r w:rsidR="005228F9" w:rsidRPr="001705E1">
        <w:rPr>
          <w:rFonts w:ascii="Georgia" w:hAnsi="Georgia"/>
          <w:sz w:val="24"/>
          <w:szCs w:val="24"/>
        </w:rPr>
        <w:t>..4</w:t>
      </w:r>
    </w:p>
    <w:p w:rsidR="002011A1" w:rsidRPr="001705E1" w:rsidRDefault="002011A1" w:rsidP="002011A1">
      <w:pPr>
        <w:rPr>
          <w:rFonts w:ascii="Georgia" w:hAnsi="Georgia" w:cs="Arial"/>
          <w:bCs/>
          <w:sz w:val="24"/>
          <w:szCs w:val="24"/>
        </w:rPr>
      </w:pPr>
      <w:r w:rsidRPr="001705E1">
        <w:rPr>
          <w:rFonts w:ascii="Georgia" w:hAnsi="Georgia"/>
          <w:sz w:val="24"/>
          <w:szCs w:val="24"/>
        </w:rPr>
        <w:t>The Technology ………………………………………………………………………………</w:t>
      </w:r>
      <w:r w:rsidR="000D7F2B" w:rsidRPr="001705E1">
        <w:rPr>
          <w:rFonts w:ascii="Georgia" w:hAnsi="Georgia"/>
          <w:sz w:val="24"/>
          <w:szCs w:val="24"/>
        </w:rPr>
        <w:t>…………</w:t>
      </w:r>
      <w:r w:rsidRPr="001705E1">
        <w:rPr>
          <w:rFonts w:ascii="Georgia" w:hAnsi="Georgia"/>
          <w:sz w:val="24"/>
          <w:szCs w:val="24"/>
        </w:rPr>
        <w:t>…………</w:t>
      </w:r>
      <w:r w:rsidR="000223E8" w:rsidRPr="001705E1">
        <w:rPr>
          <w:rFonts w:ascii="Georgia" w:hAnsi="Georgia"/>
          <w:sz w:val="24"/>
          <w:szCs w:val="24"/>
        </w:rPr>
        <w:t>………….</w:t>
      </w:r>
      <w:r w:rsidR="005228F9" w:rsidRPr="001705E1">
        <w:rPr>
          <w:rFonts w:ascii="Georgia" w:hAnsi="Georgia"/>
          <w:sz w:val="24"/>
          <w:szCs w:val="24"/>
        </w:rPr>
        <w:t>5</w:t>
      </w:r>
      <w:r w:rsidR="006D27DB" w:rsidRPr="001705E1">
        <w:rPr>
          <w:rFonts w:ascii="Georgia" w:hAnsi="Georgia" w:cs="Arial"/>
          <w:bCs/>
          <w:sz w:val="24"/>
          <w:szCs w:val="24"/>
        </w:rPr>
        <w:fldChar w:fldCharType="end"/>
      </w:r>
    </w:p>
    <w:p w:rsidR="002011A1" w:rsidRPr="001705E1" w:rsidRDefault="000D7F2B" w:rsidP="002011A1">
      <w:pPr>
        <w:rPr>
          <w:rFonts w:ascii="Georgia" w:hAnsi="Georgia"/>
          <w:bCs/>
          <w:sz w:val="24"/>
          <w:szCs w:val="24"/>
        </w:rPr>
      </w:pPr>
      <w:r w:rsidRPr="001705E1">
        <w:rPr>
          <w:rFonts w:ascii="Georgia" w:hAnsi="Georgia"/>
          <w:bCs/>
          <w:sz w:val="24"/>
          <w:szCs w:val="24"/>
        </w:rPr>
        <w:t xml:space="preserve">Business Viability </w:t>
      </w:r>
      <w:r w:rsidR="00DD3393" w:rsidRPr="001705E1">
        <w:rPr>
          <w:rFonts w:ascii="Georgia" w:hAnsi="Georgia"/>
          <w:bCs/>
          <w:sz w:val="24"/>
          <w:szCs w:val="24"/>
        </w:rPr>
        <w:t>………………………………………………………………………………………………..</w:t>
      </w:r>
      <w:r w:rsidRPr="001705E1">
        <w:rPr>
          <w:rFonts w:ascii="Georgia" w:hAnsi="Georgia"/>
          <w:bCs/>
          <w:sz w:val="24"/>
          <w:szCs w:val="24"/>
        </w:rPr>
        <w:t>..</w:t>
      </w:r>
      <w:r w:rsidR="000223E8" w:rsidRPr="001705E1">
        <w:rPr>
          <w:rFonts w:ascii="Georgia" w:hAnsi="Georgia"/>
          <w:bCs/>
          <w:sz w:val="24"/>
          <w:szCs w:val="24"/>
        </w:rPr>
        <w:t>...........</w:t>
      </w:r>
      <w:r w:rsidR="005228F9" w:rsidRPr="001705E1">
        <w:rPr>
          <w:rFonts w:ascii="Georgia" w:hAnsi="Georgia"/>
          <w:bCs/>
          <w:sz w:val="24"/>
          <w:szCs w:val="24"/>
        </w:rPr>
        <w:t>6</w:t>
      </w:r>
    </w:p>
    <w:p w:rsidR="002011A1" w:rsidRPr="001705E1" w:rsidRDefault="002011A1" w:rsidP="002011A1">
      <w:pPr>
        <w:rPr>
          <w:rFonts w:ascii="Georgia" w:hAnsi="Georgia"/>
          <w:bCs/>
          <w:sz w:val="24"/>
          <w:szCs w:val="24"/>
        </w:rPr>
      </w:pPr>
      <w:r w:rsidRPr="001705E1">
        <w:rPr>
          <w:rFonts w:ascii="Georgia" w:hAnsi="Georgia"/>
          <w:bCs/>
          <w:sz w:val="24"/>
          <w:szCs w:val="24"/>
        </w:rPr>
        <w:t>Fitting the Imagine Cup Theme ……………………………………………………………………</w:t>
      </w:r>
      <w:r w:rsidR="000D7F2B" w:rsidRPr="001705E1">
        <w:rPr>
          <w:rFonts w:ascii="Georgia" w:hAnsi="Georgia"/>
          <w:bCs/>
          <w:sz w:val="24"/>
          <w:szCs w:val="24"/>
        </w:rPr>
        <w:t>………</w:t>
      </w:r>
      <w:r w:rsidR="000223E8" w:rsidRPr="001705E1">
        <w:rPr>
          <w:rFonts w:ascii="Georgia" w:hAnsi="Georgia"/>
          <w:bCs/>
          <w:sz w:val="24"/>
          <w:szCs w:val="24"/>
        </w:rPr>
        <w:t>…………</w:t>
      </w:r>
      <w:r w:rsidR="005228F9" w:rsidRPr="001705E1">
        <w:rPr>
          <w:rFonts w:ascii="Georgia" w:hAnsi="Georgia"/>
          <w:bCs/>
          <w:sz w:val="24"/>
          <w:szCs w:val="24"/>
        </w:rPr>
        <w:t>..7</w:t>
      </w:r>
    </w:p>
    <w:p w:rsidR="002011A1" w:rsidRPr="001705E1" w:rsidRDefault="002011A1" w:rsidP="002011A1">
      <w:pPr>
        <w:rPr>
          <w:rFonts w:ascii="Georgia" w:hAnsi="Georgia"/>
          <w:bCs/>
          <w:sz w:val="24"/>
          <w:szCs w:val="24"/>
        </w:rPr>
      </w:pPr>
      <w:r w:rsidRPr="001705E1">
        <w:rPr>
          <w:rFonts w:ascii="Georgia" w:hAnsi="Georgia"/>
          <w:bCs/>
          <w:sz w:val="24"/>
          <w:szCs w:val="24"/>
        </w:rPr>
        <w:t>Video Presentation ………………………………………………………………………</w:t>
      </w:r>
      <w:r w:rsidR="000D7F2B" w:rsidRPr="001705E1">
        <w:rPr>
          <w:rFonts w:ascii="Georgia" w:hAnsi="Georgia"/>
          <w:bCs/>
          <w:sz w:val="24"/>
          <w:szCs w:val="24"/>
        </w:rPr>
        <w:t>……….</w:t>
      </w:r>
      <w:r w:rsidRPr="001705E1">
        <w:rPr>
          <w:rFonts w:ascii="Georgia" w:hAnsi="Georgia"/>
          <w:bCs/>
          <w:sz w:val="24"/>
          <w:szCs w:val="24"/>
        </w:rPr>
        <w:t>……..………</w:t>
      </w:r>
      <w:r w:rsidR="005228F9" w:rsidRPr="001705E1">
        <w:rPr>
          <w:rFonts w:ascii="Georgia" w:hAnsi="Georgia"/>
          <w:bCs/>
          <w:sz w:val="24"/>
          <w:szCs w:val="24"/>
        </w:rPr>
        <w:t>………….8</w:t>
      </w:r>
    </w:p>
    <w:p w:rsidR="002011A1" w:rsidRPr="001705E1" w:rsidRDefault="002011A1" w:rsidP="002011A1">
      <w:pPr>
        <w:rPr>
          <w:rFonts w:ascii="Georgia" w:hAnsi="Georgia"/>
          <w:bCs/>
          <w:sz w:val="24"/>
          <w:szCs w:val="24"/>
        </w:rPr>
      </w:pPr>
      <w:r w:rsidRPr="001705E1">
        <w:rPr>
          <w:rFonts w:ascii="Georgia" w:hAnsi="Georgia"/>
          <w:bCs/>
          <w:sz w:val="24"/>
          <w:szCs w:val="24"/>
        </w:rPr>
        <w:t>Meet the Team …………………………………………………………………………………………</w:t>
      </w:r>
      <w:r w:rsidR="000D7F2B" w:rsidRPr="001705E1">
        <w:rPr>
          <w:rFonts w:ascii="Georgia" w:hAnsi="Georgia"/>
          <w:bCs/>
          <w:sz w:val="24"/>
          <w:szCs w:val="24"/>
        </w:rPr>
        <w:t>…………</w:t>
      </w:r>
      <w:r w:rsidR="000223E8" w:rsidRPr="001705E1">
        <w:rPr>
          <w:rFonts w:ascii="Georgia" w:hAnsi="Georgia"/>
          <w:bCs/>
          <w:sz w:val="24"/>
          <w:szCs w:val="24"/>
        </w:rPr>
        <w:t>………..</w:t>
      </w:r>
      <w:r w:rsidR="00603954" w:rsidRPr="001705E1">
        <w:rPr>
          <w:rFonts w:ascii="Georgia" w:hAnsi="Georgia"/>
          <w:bCs/>
          <w:sz w:val="24"/>
          <w:szCs w:val="24"/>
        </w:rPr>
        <w:t>.</w:t>
      </w:r>
      <w:r w:rsidR="005228F9" w:rsidRPr="001705E1">
        <w:rPr>
          <w:rFonts w:ascii="Georgia" w:hAnsi="Georgia"/>
          <w:bCs/>
          <w:sz w:val="24"/>
          <w:szCs w:val="24"/>
        </w:rPr>
        <w:t>..9</w:t>
      </w:r>
    </w:p>
    <w:p w:rsidR="002011A1" w:rsidRPr="001705E1" w:rsidRDefault="002011A1" w:rsidP="002011A1">
      <w:pPr>
        <w:rPr>
          <w:rFonts w:ascii="Georgia" w:hAnsi="Georgia"/>
          <w:bCs/>
          <w:sz w:val="24"/>
          <w:szCs w:val="24"/>
        </w:rPr>
      </w:pPr>
    </w:p>
    <w:p w:rsidR="007D65E3" w:rsidRPr="001705E1" w:rsidRDefault="007D65E3" w:rsidP="005228F9">
      <w:pPr>
        <w:spacing w:before="120" w:after="120"/>
        <w:rPr>
          <w:rFonts w:ascii="Georgia" w:hAnsi="Georgia" w:cs="Arial"/>
        </w:rPr>
      </w:pPr>
      <w:bookmarkStart w:id="3" w:name="_Toc78691229"/>
      <w:r w:rsidRPr="001705E1">
        <w:rPr>
          <w:rFonts w:ascii="Georgia" w:hAnsi="Georgia"/>
        </w:rPr>
        <w:br w:type="page"/>
      </w:r>
    </w:p>
    <w:p w:rsidR="00992AC5"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The Problem</w:t>
      </w:r>
      <w:bookmarkStart w:id="4" w:name="_Toc78691231"/>
    </w:p>
    <w:bookmarkEnd w:id="4"/>
    <w:p w:rsidR="00957D30" w:rsidRPr="00D97EA7" w:rsidRDefault="00EE4F70" w:rsidP="003957E2">
      <w:pPr>
        <w:pStyle w:val="NormalWeb"/>
        <w:spacing w:line="300" w:lineRule="auto"/>
        <w:ind w:firstLine="720"/>
        <w:jc w:val="both"/>
        <w:rPr>
          <w:rFonts w:ascii="Georgia" w:hAnsi="Georgia"/>
        </w:rPr>
      </w:pPr>
      <w:r w:rsidRPr="00D97EA7">
        <w:rPr>
          <w:rFonts w:ascii="Georgia" w:hAnsi="Georgia"/>
        </w:rPr>
        <w:t xml:space="preserve">Every 7 minutes </w:t>
      </w:r>
      <w:r w:rsidR="00E502BA" w:rsidRPr="00D97EA7">
        <w:rPr>
          <w:rFonts w:ascii="Georgia" w:hAnsi="Georgia"/>
        </w:rPr>
        <w:t>someone</w:t>
      </w:r>
      <w:r w:rsidRPr="00D97EA7">
        <w:rPr>
          <w:rFonts w:ascii="Georgia" w:hAnsi="Georgia"/>
        </w:rPr>
        <w:t xml:space="preserve"> in the United States loses their sight</w:t>
      </w:r>
      <w:r w:rsidR="009165F8" w:rsidRPr="00D97EA7">
        <w:rPr>
          <w:rFonts w:ascii="Georgia" w:hAnsi="Georgia"/>
        </w:rPr>
        <w:t xml:space="preserve">.  </w:t>
      </w:r>
      <w:r w:rsidRPr="00D97EA7">
        <w:rPr>
          <w:rFonts w:ascii="Georgia" w:hAnsi="Georgia"/>
        </w:rPr>
        <w:t xml:space="preserve">According to the Research to Prevent Blindness, there are </w:t>
      </w:r>
      <w:r w:rsidR="00220219" w:rsidRPr="00D97EA7">
        <w:rPr>
          <w:rFonts w:ascii="Georgia" w:hAnsi="Georgia"/>
        </w:rPr>
        <w:t xml:space="preserve">fifteen </w:t>
      </w:r>
      <w:r w:rsidRPr="00D97EA7">
        <w:rPr>
          <w:rFonts w:ascii="Georgia" w:hAnsi="Georgia"/>
        </w:rPr>
        <w:t xml:space="preserve">million blind and visually impaired people in the United States </w:t>
      </w:r>
      <w:r w:rsidR="00E502BA" w:rsidRPr="00D97EA7">
        <w:rPr>
          <w:rFonts w:ascii="Georgia" w:hAnsi="Georgia"/>
        </w:rPr>
        <w:t>alone</w:t>
      </w:r>
      <w:r w:rsidRPr="00D97EA7">
        <w:rPr>
          <w:rFonts w:ascii="Georgia" w:hAnsi="Georgia"/>
        </w:rPr>
        <w:t xml:space="preserve">.  The Braille Institute states that visual impairments affect the lives of nearly </w:t>
      </w:r>
      <w:r w:rsidR="00220219" w:rsidRPr="00D97EA7">
        <w:rPr>
          <w:rFonts w:ascii="Georgia" w:hAnsi="Georgia"/>
        </w:rPr>
        <w:t xml:space="preserve">five </w:t>
      </w:r>
      <w:r w:rsidRPr="00D97EA7">
        <w:rPr>
          <w:rFonts w:ascii="Georgia" w:hAnsi="Georgia"/>
        </w:rPr>
        <w:t xml:space="preserve">million preschool-age children and </w:t>
      </w:r>
      <w:r w:rsidR="00220219" w:rsidRPr="00D97EA7">
        <w:rPr>
          <w:rFonts w:ascii="Georgia" w:hAnsi="Georgia"/>
        </w:rPr>
        <w:t>approximately twelve</w:t>
      </w:r>
      <w:r w:rsidRPr="00D97EA7">
        <w:rPr>
          <w:rFonts w:ascii="Georgia" w:hAnsi="Georgia"/>
        </w:rPr>
        <w:t xml:space="preserve"> million school-age children.  To put those numbers into perspective, that would mean that one in </w:t>
      </w:r>
      <w:r w:rsidR="00220219" w:rsidRPr="00D97EA7">
        <w:rPr>
          <w:rFonts w:ascii="Georgia" w:hAnsi="Georgia"/>
        </w:rPr>
        <w:t xml:space="preserve">twenty </w:t>
      </w:r>
      <w:r w:rsidRPr="00D97EA7">
        <w:rPr>
          <w:rFonts w:ascii="Georgia" w:hAnsi="Georgia"/>
        </w:rPr>
        <w:t xml:space="preserve">children age three to five and </w:t>
      </w:r>
      <w:r w:rsidR="00220219" w:rsidRPr="00D97EA7">
        <w:rPr>
          <w:rFonts w:ascii="Georgia" w:hAnsi="Georgia"/>
        </w:rPr>
        <w:t xml:space="preserve">twenty-five </w:t>
      </w:r>
      <w:r w:rsidRPr="00D97EA7">
        <w:rPr>
          <w:rFonts w:ascii="Georgia" w:hAnsi="Georgia"/>
        </w:rPr>
        <w:t>percent of children from the ages of six and seventeen ar</w:t>
      </w:r>
      <w:r w:rsidR="00401A74" w:rsidRPr="00D97EA7">
        <w:rPr>
          <w:rFonts w:ascii="Georgia" w:hAnsi="Georgia"/>
        </w:rPr>
        <w:t xml:space="preserve">e affected by </w:t>
      </w:r>
      <w:r w:rsidR="00E502BA" w:rsidRPr="00D97EA7">
        <w:rPr>
          <w:rFonts w:ascii="Georgia" w:hAnsi="Georgia"/>
        </w:rPr>
        <w:t xml:space="preserve">some kind of </w:t>
      </w:r>
      <w:r w:rsidR="00401A74" w:rsidRPr="00D97EA7">
        <w:rPr>
          <w:rFonts w:ascii="Georgia" w:hAnsi="Georgia"/>
        </w:rPr>
        <w:t xml:space="preserve">vision problem.  </w:t>
      </w:r>
      <w:r w:rsidRPr="00D97EA7">
        <w:rPr>
          <w:rFonts w:ascii="Georgia" w:hAnsi="Georgia"/>
        </w:rPr>
        <w:t>Only</w:t>
      </w:r>
      <w:r w:rsidR="00957D30" w:rsidRPr="00D97EA7">
        <w:rPr>
          <w:rFonts w:ascii="Georgia" w:hAnsi="Georgia"/>
        </w:rPr>
        <w:t xml:space="preserve"> </w:t>
      </w:r>
      <w:r w:rsidR="00220219" w:rsidRPr="00D97EA7">
        <w:rPr>
          <w:rFonts w:ascii="Georgia" w:hAnsi="Georgia"/>
        </w:rPr>
        <w:t xml:space="preserve">two </w:t>
      </w:r>
      <w:r w:rsidR="00957D30" w:rsidRPr="00D97EA7">
        <w:rPr>
          <w:rFonts w:ascii="Georgia" w:hAnsi="Georgia"/>
        </w:rPr>
        <w:t xml:space="preserve">percent </w:t>
      </w:r>
      <w:r w:rsidR="00891B50">
        <w:rPr>
          <w:rFonts w:ascii="Georgia" w:hAnsi="Georgia"/>
        </w:rPr>
        <w:t xml:space="preserve">among the </w:t>
      </w:r>
      <w:r w:rsidR="00957D30" w:rsidRPr="00D97EA7">
        <w:rPr>
          <w:rFonts w:ascii="Georgia" w:hAnsi="Georgia"/>
        </w:rPr>
        <w:t>legal</w:t>
      </w:r>
      <w:r w:rsidRPr="00D97EA7">
        <w:rPr>
          <w:rFonts w:ascii="Georgia" w:hAnsi="Georgia"/>
        </w:rPr>
        <w:t xml:space="preserve">ly blind use a guide dog </w:t>
      </w:r>
      <w:r w:rsidR="00FF5718" w:rsidRPr="00D97EA7">
        <w:rPr>
          <w:rFonts w:ascii="Georgia" w:hAnsi="Georgia"/>
        </w:rPr>
        <w:t>and</w:t>
      </w:r>
      <w:r w:rsidRPr="00D97EA7">
        <w:rPr>
          <w:rFonts w:ascii="Georgia" w:hAnsi="Georgia"/>
        </w:rPr>
        <w:t xml:space="preserve"> only </w:t>
      </w:r>
      <w:r w:rsidR="00220219" w:rsidRPr="00D97EA7">
        <w:rPr>
          <w:rFonts w:ascii="Georgia" w:hAnsi="Georgia"/>
        </w:rPr>
        <w:t xml:space="preserve">thirty-five </w:t>
      </w:r>
      <w:r w:rsidRPr="00D97EA7">
        <w:rPr>
          <w:rFonts w:ascii="Georgia" w:hAnsi="Georgia"/>
        </w:rPr>
        <w:t>percent us</w:t>
      </w:r>
      <w:r w:rsidR="00FF5718" w:rsidRPr="00D97EA7">
        <w:rPr>
          <w:rFonts w:ascii="Georgia" w:hAnsi="Georgia"/>
        </w:rPr>
        <w:t>e</w:t>
      </w:r>
      <w:r w:rsidR="00957D30" w:rsidRPr="00D97EA7">
        <w:rPr>
          <w:rFonts w:ascii="Georgia" w:hAnsi="Georgia"/>
        </w:rPr>
        <w:t xml:space="preserve"> a </w:t>
      </w:r>
      <w:r w:rsidR="00891B50">
        <w:rPr>
          <w:rFonts w:ascii="Georgia" w:hAnsi="Georgia"/>
        </w:rPr>
        <w:t>directional</w:t>
      </w:r>
      <w:r w:rsidR="00891B50" w:rsidRPr="00D97EA7">
        <w:rPr>
          <w:rFonts w:ascii="Georgia" w:hAnsi="Georgia"/>
        </w:rPr>
        <w:t xml:space="preserve"> </w:t>
      </w:r>
      <w:r w:rsidR="00794DFE">
        <w:rPr>
          <w:rFonts w:ascii="Georgia" w:hAnsi="Georgia"/>
        </w:rPr>
        <w:t>long-</w:t>
      </w:r>
      <w:r w:rsidR="00957D30" w:rsidRPr="00D97EA7">
        <w:rPr>
          <w:rFonts w:ascii="Georgia" w:hAnsi="Georgia"/>
        </w:rPr>
        <w:t>cane</w:t>
      </w:r>
      <w:r w:rsidRPr="00D97EA7">
        <w:rPr>
          <w:rFonts w:ascii="Georgia" w:hAnsi="Georgia"/>
        </w:rPr>
        <w:t xml:space="preserve"> to guide them</w:t>
      </w:r>
      <w:r w:rsidR="00957D30" w:rsidRPr="00D97EA7">
        <w:rPr>
          <w:rFonts w:ascii="Georgia" w:hAnsi="Georgia"/>
        </w:rPr>
        <w:t>.</w:t>
      </w:r>
      <w:r w:rsidR="00401A74" w:rsidRPr="00D97EA7">
        <w:rPr>
          <w:rFonts w:ascii="Georgia" w:hAnsi="Georgia"/>
        </w:rPr>
        <w:t xml:space="preserve">  </w:t>
      </w:r>
      <w:r w:rsidR="005E35D0">
        <w:rPr>
          <w:rFonts w:ascii="Georgia" w:hAnsi="Georgia"/>
        </w:rPr>
        <w:t xml:space="preserve">There is a deep need for new research that can advance the technology offered to those who are challenged by mobility and navigational restrictions.  </w:t>
      </w:r>
      <w:r w:rsidR="00794DFE">
        <w:rPr>
          <w:rFonts w:ascii="Georgia" w:hAnsi="Georgia"/>
        </w:rPr>
        <w:t xml:space="preserve">Several technology options exist to assist the visually impaired in navigating outdoors. </w:t>
      </w:r>
      <w:r w:rsidR="008B5073">
        <w:rPr>
          <w:rFonts w:ascii="Georgia" w:hAnsi="Georgia"/>
        </w:rPr>
        <w:t xml:space="preserve"> </w:t>
      </w:r>
      <w:r w:rsidR="00794DFE">
        <w:rPr>
          <w:rFonts w:ascii="Georgia" w:hAnsi="Georgia"/>
        </w:rPr>
        <w:t xml:space="preserve">Such technologies are often based on GPS and location-aware sensing. However, such an approach does not work indoors when the satellite signal strength is too low.  </w:t>
      </w:r>
      <w:r w:rsidR="00401A74" w:rsidRPr="00D97EA7">
        <w:rPr>
          <w:rFonts w:ascii="Georgia" w:hAnsi="Georgia"/>
        </w:rPr>
        <w:t>If those affected by visual impairments had access to technology that could help them navigate throughout buildings</w:t>
      </w:r>
      <w:r w:rsidR="00794DFE">
        <w:rPr>
          <w:rFonts w:ascii="Georgia" w:hAnsi="Georgia"/>
        </w:rPr>
        <w:t xml:space="preserve"> to increase the perception of their surroundings</w:t>
      </w:r>
      <w:r w:rsidR="00401A74" w:rsidRPr="00D97EA7">
        <w:rPr>
          <w:rFonts w:ascii="Georgia" w:hAnsi="Georgia"/>
        </w:rPr>
        <w:t xml:space="preserve">, </w:t>
      </w:r>
      <w:r w:rsidR="00DF60FB">
        <w:rPr>
          <w:rFonts w:ascii="Georgia" w:hAnsi="Georgia"/>
        </w:rPr>
        <w:t xml:space="preserve">they could be assisted with common </w:t>
      </w:r>
      <w:r w:rsidR="00794DFE">
        <w:rPr>
          <w:rFonts w:ascii="Georgia" w:hAnsi="Georgia"/>
        </w:rPr>
        <w:t xml:space="preserve">daily </w:t>
      </w:r>
      <w:r w:rsidR="00DF60FB">
        <w:rPr>
          <w:rFonts w:ascii="Georgia" w:hAnsi="Georgia"/>
        </w:rPr>
        <w:t>tasks that they encounter related to work or general activities.</w:t>
      </w:r>
    </w:p>
    <w:p w:rsidR="00EE4A79" w:rsidRPr="001705E1" w:rsidRDefault="00EE4A79" w:rsidP="003957E2">
      <w:pPr>
        <w:pStyle w:val="NormalWeb"/>
        <w:spacing w:line="300" w:lineRule="auto"/>
        <w:ind w:firstLine="720"/>
        <w:jc w:val="both"/>
        <w:rPr>
          <w:rFonts w:ascii="Georgia" w:hAnsi="Georgia"/>
        </w:rPr>
      </w:pPr>
    </w:p>
    <w:p w:rsidR="00EE4A79" w:rsidRPr="001705E1" w:rsidRDefault="0027651F" w:rsidP="003957E2">
      <w:pPr>
        <w:pStyle w:val="NormalWeb"/>
        <w:spacing w:line="300" w:lineRule="auto"/>
        <w:ind w:firstLine="720"/>
        <w:jc w:val="both"/>
        <w:rPr>
          <w:rFonts w:ascii="Georgia" w:hAnsi="Georgia"/>
        </w:rPr>
      </w:pPr>
      <w:r>
        <w:rPr>
          <w:rFonts w:ascii="Arial" w:hAnsi="Arial" w:cs="Arial"/>
          <w:noProof/>
          <w:sz w:val="20"/>
          <w:szCs w:val="20"/>
        </w:rPr>
        <w:drawing>
          <wp:anchor distT="0" distB="0" distL="114300" distR="114300" simplePos="0" relativeHeight="251675648" behindDoc="1" locked="0" layoutInCell="1" allowOverlap="1">
            <wp:simplePos x="0" y="0"/>
            <wp:positionH relativeFrom="column">
              <wp:posOffset>3628390</wp:posOffset>
            </wp:positionH>
            <wp:positionV relativeFrom="paragraph">
              <wp:posOffset>283845</wp:posOffset>
            </wp:positionV>
            <wp:extent cx="2639060" cy="1743710"/>
            <wp:effectExtent l="19050" t="0" r="8890" b="0"/>
            <wp:wrapTight wrapText="bothSides">
              <wp:wrapPolygon edited="0">
                <wp:start x="-156" y="0"/>
                <wp:lineTo x="-156" y="21474"/>
                <wp:lineTo x="21673" y="21474"/>
                <wp:lineTo x="21673" y="0"/>
                <wp:lineTo x="-156" y="0"/>
              </wp:wrapPolygon>
            </wp:wrapTight>
            <wp:docPr id="14" name="rg_hi" descr="http://t3.gstatic.com/images?q=tbn:ANd9GcSdtDJNXy4hrr7HN_nmxEAqCrD1mYLXwXNkOHp6G-jJ4CWRh63ER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dtDJNXy4hrr7HN_nmxEAqCrD1mYLXwXNkOHp6G-jJ4CWRh63ERg">
                      <a:hlinkClick r:id="rId11"/>
                    </pic:cNvPr>
                    <pic:cNvPicPr>
                      <a:picLocks noChangeAspect="1" noChangeArrowheads="1"/>
                    </pic:cNvPicPr>
                  </pic:nvPicPr>
                  <pic:blipFill>
                    <a:blip r:embed="rId12"/>
                    <a:srcRect/>
                    <a:stretch>
                      <a:fillRect/>
                    </a:stretch>
                  </pic:blipFill>
                  <pic:spPr bwMode="auto">
                    <a:xfrm>
                      <a:off x="0" y="0"/>
                      <a:ext cx="2639060" cy="1743710"/>
                    </a:xfrm>
                    <a:prstGeom prst="rect">
                      <a:avLst/>
                    </a:prstGeom>
                    <a:noFill/>
                    <a:ln w="9525">
                      <a:noFill/>
                      <a:miter lim="800000"/>
                      <a:headEnd/>
                      <a:tailEnd/>
                    </a:ln>
                  </pic:spPr>
                </pic:pic>
              </a:graphicData>
            </a:graphic>
          </wp:anchor>
        </w:drawing>
      </w:r>
      <w:r>
        <w:rPr>
          <w:rFonts w:ascii="Arial" w:hAnsi="Arial" w:cs="Arial"/>
          <w:noProof/>
          <w:sz w:val="20"/>
          <w:szCs w:val="20"/>
        </w:rPr>
        <w:drawing>
          <wp:anchor distT="0" distB="0" distL="114300" distR="114300" simplePos="0" relativeHeight="251674624" behindDoc="1" locked="0" layoutInCell="1" allowOverlap="1">
            <wp:simplePos x="0" y="0"/>
            <wp:positionH relativeFrom="column">
              <wp:posOffset>96520</wp:posOffset>
            </wp:positionH>
            <wp:positionV relativeFrom="paragraph">
              <wp:posOffset>132715</wp:posOffset>
            </wp:positionV>
            <wp:extent cx="2271395" cy="2009140"/>
            <wp:effectExtent l="19050" t="0" r="0" b="0"/>
            <wp:wrapTight wrapText="bothSides">
              <wp:wrapPolygon edited="0">
                <wp:start x="-181" y="0"/>
                <wp:lineTo x="-181" y="21300"/>
                <wp:lineTo x="21558" y="21300"/>
                <wp:lineTo x="21558" y="0"/>
                <wp:lineTo x="-181" y="0"/>
              </wp:wrapPolygon>
            </wp:wrapTight>
            <wp:docPr id="13" name="il_fi" descr="http://t2.gstatic.com/images?q=tbn:ANd9GcQejuXPSKbuWTQP7XBIsTyAILi-u3aFH3pAtp2IJVyIzS-OTcCySA&am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t2.gstatic.com/images?q=tbn:ANd9GcQejuXPSKbuWTQP7XBIsTyAILi-u3aFH3pAtp2IJVyIzS-OTcCySA&amp;t=1"/>
                    <pic:cNvPicPr>
                      <a:picLocks noChangeAspect="1" noChangeArrowheads="1"/>
                    </pic:cNvPicPr>
                  </pic:nvPicPr>
                  <pic:blipFill>
                    <a:blip r:embed="rId13"/>
                    <a:srcRect/>
                    <a:stretch>
                      <a:fillRect/>
                    </a:stretch>
                  </pic:blipFill>
                  <pic:spPr bwMode="auto">
                    <a:xfrm>
                      <a:off x="0" y="0"/>
                      <a:ext cx="2271395" cy="2009140"/>
                    </a:xfrm>
                    <a:prstGeom prst="rect">
                      <a:avLst/>
                    </a:prstGeom>
                    <a:noFill/>
                    <a:ln w="9525">
                      <a:noFill/>
                      <a:miter lim="800000"/>
                      <a:headEnd/>
                      <a:tailEnd/>
                    </a:ln>
                  </pic:spPr>
                </pic:pic>
              </a:graphicData>
            </a:graphic>
          </wp:anchor>
        </w:drawing>
      </w:r>
      <w:r w:rsidR="0027193B">
        <w:rPr>
          <w:rFonts w:ascii="Georgia" w:hAnsi="Georgia"/>
        </w:rPr>
        <w:t xml:space="preserve">                        </w:t>
      </w:r>
    </w:p>
    <w:p w:rsidR="00992AC5" w:rsidRPr="001705E1" w:rsidRDefault="006D27DB">
      <w:pPr>
        <w:rPr>
          <w:rFonts w:ascii="Georgia" w:hAnsi="Georgia"/>
          <w:b/>
          <w:bCs/>
          <w:sz w:val="32"/>
        </w:rPr>
      </w:pPr>
      <w:r w:rsidRPr="006D27DB">
        <w:rPr>
          <w:rFonts w:ascii="Arial" w:hAnsi="Arial" w:cs="Arial"/>
          <w:noProof/>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margin-left:1.9pt;margin-top:41.25pt;width:76.9pt;height:38.25pt;z-index:251673600" fillcolor="black [3213]"/>
        </w:pict>
      </w:r>
      <w:r w:rsidR="00992AC5" w:rsidRPr="001705E1">
        <w:rPr>
          <w:rFonts w:ascii="Georgia" w:hAnsi="Georgia"/>
        </w:rPr>
        <w:br w:type="page"/>
      </w:r>
    </w:p>
    <w:p w:rsidR="00481341" w:rsidRPr="001705E1" w:rsidRDefault="00E84DE6"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Our Solution</w:t>
      </w:r>
    </w:p>
    <w:p w:rsidR="00D77E07" w:rsidRPr="001705E1" w:rsidRDefault="00D77E07" w:rsidP="005058EF">
      <w:pPr>
        <w:spacing w:line="240" w:lineRule="auto"/>
        <w:rPr>
          <w:rFonts w:ascii="Georgia" w:hAnsi="Georgia"/>
          <w:bCs/>
          <w:sz w:val="2"/>
          <w:szCs w:val="24"/>
        </w:rPr>
      </w:pPr>
      <w:bookmarkStart w:id="5" w:name="_Toc78691232"/>
    </w:p>
    <w:bookmarkEnd w:id="5"/>
    <w:p w:rsidR="00E502BA" w:rsidRDefault="00712DF6" w:rsidP="004C2030">
      <w:pPr>
        <w:spacing w:after="0" w:line="300" w:lineRule="auto"/>
        <w:ind w:firstLine="720"/>
        <w:jc w:val="both"/>
        <w:rPr>
          <w:rFonts w:ascii="Georgia" w:eastAsia="Times New Roman" w:hAnsi="Georgia" w:cs="Times New Roman"/>
          <w:sz w:val="24"/>
          <w:szCs w:val="24"/>
          <w:lang w:bidi="ar-SA"/>
        </w:rPr>
      </w:pPr>
      <w:r>
        <w:rPr>
          <w:rFonts w:ascii="Georgia" w:eastAsia="Times New Roman" w:hAnsi="Georgia" w:cs="Times New Roman"/>
          <w:sz w:val="24"/>
          <w:szCs w:val="24"/>
          <w:lang w:bidi="ar-SA"/>
        </w:rPr>
        <w:t>Our project is a Windows Phone 7 application that</w:t>
      </w:r>
      <w:r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assists</w:t>
      </w:r>
      <w:r w:rsidRPr="001705E1">
        <w:rPr>
          <w:rFonts w:ascii="Georgia" w:eastAsia="Times New Roman" w:hAnsi="Georgia" w:cs="Times New Roman"/>
          <w:sz w:val="24"/>
          <w:szCs w:val="24"/>
          <w:lang w:bidi="ar-SA"/>
        </w:rPr>
        <w:t xml:space="preserve"> the visually </w:t>
      </w:r>
      <w:r w:rsidR="008B5073">
        <w:rPr>
          <w:rFonts w:ascii="Georgia" w:eastAsia="Times New Roman" w:hAnsi="Georgia" w:cs="Times New Roman"/>
          <w:sz w:val="24"/>
          <w:szCs w:val="24"/>
          <w:lang w:bidi="ar-SA"/>
        </w:rPr>
        <w:t>impaired</w:t>
      </w:r>
      <w:r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in </w:t>
      </w:r>
      <w:r w:rsidRPr="001705E1">
        <w:rPr>
          <w:rFonts w:ascii="Georgia" w:eastAsia="Times New Roman" w:hAnsi="Georgia" w:cs="Times New Roman"/>
          <w:sz w:val="24"/>
          <w:szCs w:val="24"/>
          <w:lang w:bidi="ar-SA"/>
        </w:rPr>
        <w:t>navigat</w:t>
      </w:r>
      <w:r>
        <w:rPr>
          <w:rFonts w:ascii="Georgia" w:eastAsia="Times New Roman" w:hAnsi="Georgia" w:cs="Times New Roman"/>
          <w:sz w:val="24"/>
          <w:szCs w:val="24"/>
          <w:lang w:bidi="ar-SA"/>
        </w:rPr>
        <w:t>ing</w:t>
      </w:r>
      <w:r w:rsidRPr="001705E1">
        <w:rPr>
          <w:rFonts w:ascii="Georgia" w:eastAsia="Times New Roman" w:hAnsi="Georgia" w:cs="Times New Roman"/>
          <w:sz w:val="24"/>
          <w:szCs w:val="24"/>
          <w:lang w:bidi="ar-SA"/>
        </w:rPr>
        <w:t xml:space="preserve"> inside buildings. </w:t>
      </w:r>
      <w:r>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application will interface with posted Microsoft Tags and guide the user to their specified destination inside of </w:t>
      </w:r>
      <w:r w:rsidR="00DF60FB">
        <w:rPr>
          <w:rFonts w:ascii="Georgia" w:eastAsia="Times New Roman" w:hAnsi="Georgia" w:cs="Times New Roman"/>
          <w:sz w:val="24"/>
          <w:szCs w:val="24"/>
          <w:lang w:bidi="ar-SA"/>
        </w:rPr>
        <w:t>a</w:t>
      </w:r>
      <w:r w:rsidRPr="001705E1">
        <w:rPr>
          <w:rFonts w:ascii="Georgia" w:eastAsia="Times New Roman" w:hAnsi="Georgia" w:cs="Times New Roman"/>
          <w:sz w:val="24"/>
          <w:szCs w:val="24"/>
          <w:lang w:bidi="ar-SA"/>
        </w:rPr>
        <w:t xml:space="preserve"> building. </w:t>
      </w:r>
      <w:r>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This destination include</w:t>
      </w:r>
      <w:r>
        <w:rPr>
          <w:rFonts w:ascii="Georgia" w:eastAsia="Times New Roman" w:hAnsi="Georgia" w:cs="Times New Roman"/>
          <w:sz w:val="24"/>
          <w:szCs w:val="24"/>
          <w:lang w:bidi="ar-SA"/>
        </w:rPr>
        <w:t>s</w:t>
      </w:r>
      <w:r w:rsidRPr="001705E1">
        <w:rPr>
          <w:rFonts w:ascii="Georgia" w:eastAsia="Times New Roman" w:hAnsi="Georgia" w:cs="Times New Roman"/>
          <w:sz w:val="24"/>
          <w:szCs w:val="24"/>
          <w:lang w:bidi="ar-SA"/>
        </w:rPr>
        <w:t xml:space="preserve"> common features of the building such as restrooms, or to a more specific location, such as the room number.</w:t>
      </w:r>
    </w:p>
    <w:p w:rsidR="004C2030" w:rsidRPr="001705E1" w:rsidRDefault="00CD2877" w:rsidP="004C2030">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Our product is unique for several reasons.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Although GPS is included on almost ever</w:t>
      </w:r>
      <w:r w:rsidR="002D5C90" w:rsidRPr="001705E1">
        <w:rPr>
          <w:rFonts w:ascii="Georgia" w:eastAsia="Times New Roman" w:hAnsi="Georgia" w:cs="Times New Roman"/>
          <w:sz w:val="24"/>
          <w:szCs w:val="24"/>
          <w:lang w:bidi="ar-SA"/>
        </w:rPr>
        <w:t>y Smartphone</w:t>
      </w:r>
      <w:r w:rsidRPr="001705E1">
        <w:rPr>
          <w:rFonts w:ascii="Georgia" w:eastAsia="Times New Roman" w:hAnsi="Georgia" w:cs="Times New Roman"/>
          <w:sz w:val="24"/>
          <w:szCs w:val="24"/>
          <w:lang w:bidi="ar-SA"/>
        </w:rPr>
        <w:t>, navigation within buildings is not currently supported</w:t>
      </w:r>
      <w:r w:rsidR="00DF60FB">
        <w:rPr>
          <w:rFonts w:ascii="Georgia" w:eastAsia="Times New Roman" w:hAnsi="Georgia" w:cs="Times New Roman"/>
          <w:sz w:val="24"/>
          <w:szCs w:val="24"/>
          <w:lang w:bidi="ar-SA"/>
        </w:rPr>
        <w:t xml:space="preserve"> well</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With Digital Eyes, we are combining indoor navigation </w:t>
      </w:r>
      <w:r w:rsidR="00DF60FB">
        <w:rPr>
          <w:rFonts w:ascii="Georgia" w:eastAsia="Times New Roman" w:hAnsi="Georgia" w:cs="Times New Roman"/>
          <w:sz w:val="24"/>
          <w:szCs w:val="24"/>
          <w:lang w:bidi="ar-SA"/>
        </w:rPr>
        <w:t>using the</w:t>
      </w:r>
      <w:r w:rsidRPr="001705E1">
        <w:rPr>
          <w:rFonts w:ascii="Georgia" w:eastAsia="Times New Roman" w:hAnsi="Georgia" w:cs="Times New Roman"/>
          <w:sz w:val="24"/>
          <w:szCs w:val="24"/>
          <w:lang w:bidi="ar-SA"/>
        </w:rPr>
        <w:t xml:space="preserve"> Microsoft Tag technology</w:t>
      </w:r>
      <w:r w:rsidR="00DF60FB">
        <w:rPr>
          <w:rFonts w:ascii="Georgia" w:eastAsia="Times New Roman" w:hAnsi="Georgia" w:cs="Times New Roman"/>
          <w:sz w:val="24"/>
          <w:szCs w:val="24"/>
          <w:lang w:bidi="ar-SA"/>
        </w:rPr>
        <w:t xml:space="preserve"> and the phone’s on-board accelerometer</w:t>
      </w:r>
      <w:r w:rsidRPr="001705E1">
        <w:rPr>
          <w:rFonts w:ascii="Georgia" w:eastAsia="Times New Roman" w:hAnsi="Georgia" w:cs="Times New Roman"/>
          <w:sz w:val="24"/>
          <w:szCs w:val="24"/>
          <w:lang w:bidi="ar-SA"/>
        </w:rPr>
        <w:t xml:space="preserve"> to create a more interactive experience for the user</w:t>
      </w:r>
      <w:r w:rsidR="00220219">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 </w:t>
      </w:r>
      <w:r w:rsidR="00DF60FB">
        <w:rPr>
          <w:rFonts w:ascii="Georgia" w:eastAsia="Times New Roman" w:hAnsi="Georgia" w:cs="Times New Roman"/>
          <w:sz w:val="24"/>
          <w:szCs w:val="24"/>
          <w:lang w:bidi="ar-SA"/>
        </w:rPr>
        <w:t>A user of our technology will be</w:t>
      </w:r>
      <w:r w:rsidRPr="001705E1">
        <w:rPr>
          <w:rFonts w:ascii="Georgia" w:eastAsia="Times New Roman" w:hAnsi="Georgia" w:cs="Times New Roman"/>
          <w:sz w:val="24"/>
          <w:szCs w:val="24"/>
          <w:lang w:bidi="ar-SA"/>
        </w:rPr>
        <w:t xml:space="preserve"> able to hear information about rooms and other points of interest within a building.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Our product also allows users to set restrictions on their navigation around the building, such as avoiding stairs.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Although Digital Eyes is directly targeted towards those with visual impairment, the application </w:t>
      </w:r>
      <w:r w:rsidR="00E861BB">
        <w:rPr>
          <w:rFonts w:ascii="Georgia" w:eastAsia="Times New Roman" w:hAnsi="Georgia" w:cs="Times New Roman"/>
          <w:sz w:val="24"/>
          <w:szCs w:val="24"/>
          <w:lang w:bidi="ar-SA"/>
        </w:rPr>
        <w:t>may</w:t>
      </w:r>
      <w:r w:rsidR="00E861B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be used by anyone that needs to find their way around an unfamiliar structure.</w:t>
      </w:r>
    </w:p>
    <w:p w:rsidR="002D5C90" w:rsidRDefault="008A08FE" w:rsidP="004C2030">
      <w:pPr>
        <w:spacing w:after="0" w:line="300" w:lineRule="auto"/>
        <w:ind w:firstLine="720"/>
        <w:jc w:val="both"/>
        <w:rPr>
          <w:rFonts w:ascii="Georgia" w:eastAsia="Times New Roman" w:hAnsi="Georgia" w:cs="Times New Roman"/>
          <w:sz w:val="24"/>
          <w:lang w:bidi="ar-SA"/>
        </w:rPr>
      </w:pPr>
      <w:r w:rsidRPr="001705E1">
        <w:rPr>
          <w:rFonts w:ascii="Georgia" w:eastAsia="Times New Roman" w:hAnsi="Georgia" w:cs="Times New Roman"/>
          <w:sz w:val="24"/>
          <w:lang w:bidi="ar-SA"/>
        </w:rPr>
        <w:t>The experimental evaluation of our</w:t>
      </w:r>
      <w:r w:rsidR="002D5C90" w:rsidRPr="001705E1">
        <w:rPr>
          <w:rFonts w:ascii="Georgia" w:eastAsia="Times New Roman" w:hAnsi="Georgia" w:cs="Times New Roman"/>
          <w:sz w:val="24"/>
          <w:lang w:bidi="ar-SA"/>
        </w:rPr>
        <w:t xml:space="preserve"> project will be performed by: 1) classmates who will use the system blindfolded, and 2) students on our campus</w:t>
      </w:r>
      <w:r w:rsidR="001303F1">
        <w:rPr>
          <w:rFonts w:ascii="Georgia" w:eastAsia="Times New Roman" w:hAnsi="Georgia" w:cs="Times New Roman"/>
          <w:sz w:val="24"/>
          <w:lang w:bidi="ar-SA"/>
        </w:rPr>
        <w:t>,</w:t>
      </w:r>
      <w:r w:rsidR="002D5C90" w:rsidRPr="001705E1">
        <w:rPr>
          <w:rFonts w:ascii="Georgia" w:eastAsia="Times New Roman" w:hAnsi="Georgia" w:cs="Times New Roman"/>
          <w:sz w:val="24"/>
          <w:lang w:bidi="ar-SA"/>
        </w:rPr>
        <w:t xml:space="preserve"> </w:t>
      </w:r>
      <w:r w:rsidR="001303F1">
        <w:rPr>
          <w:rFonts w:ascii="Georgia" w:eastAsia="Times New Roman" w:hAnsi="Georgia" w:cs="Times New Roman"/>
          <w:sz w:val="24"/>
          <w:lang w:bidi="ar-SA"/>
        </w:rPr>
        <w:t xml:space="preserve">identified by the Office of Disability Services, </w:t>
      </w:r>
      <w:r w:rsidR="002D5C90" w:rsidRPr="001705E1">
        <w:rPr>
          <w:rFonts w:ascii="Georgia" w:eastAsia="Times New Roman" w:hAnsi="Georgia" w:cs="Times New Roman"/>
          <w:sz w:val="24"/>
          <w:lang w:bidi="ar-SA"/>
        </w:rPr>
        <w:t>who are among those in the target population of vision impaired students.</w:t>
      </w:r>
    </w:p>
    <w:p w:rsidR="00CD2877" w:rsidRDefault="007A46BB" w:rsidP="00D97EA7">
      <w:pPr>
        <w:spacing w:after="0" w:line="300" w:lineRule="auto"/>
        <w:ind w:firstLine="720"/>
        <w:jc w:val="both"/>
        <w:rPr>
          <w:rFonts w:ascii="Georgia" w:hAnsi="Georgia"/>
        </w:rPr>
      </w:pPr>
      <w:r>
        <w:rPr>
          <w:rFonts w:ascii="Georgia" w:hAnsi="Georgia"/>
          <w:noProof/>
          <w:lang w:bidi="ar-SA"/>
        </w:rPr>
        <w:drawing>
          <wp:anchor distT="0" distB="0" distL="114300" distR="114300" simplePos="0" relativeHeight="251671552" behindDoc="1" locked="0" layoutInCell="1" allowOverlap="1">
            <wp:simplePos x="0" y="0"/>
            <wp:positionH relativeFrom="column">
              <wp:posOffset>1247110</wp:posOffset>
            </wp:positionH>
            <wp:positionV relativeFrom="paragraph">
              <wp:posOffset>429319</wp:posOffset>
            </wp:positionV>
            <wp:extent cx="3383369" cy="3253563"/>
            <wp:effectExtent l="19050" t="0" r="7531" b="0"/>
            <wp:wrapNone/>
            <wp:docPr id="12" name="Picture 11" descr="phone&amp;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amp;tag.jpg"/>
                    <pic:cNvPicPr/>
                  </pic:nvPicPr>
                  <pic:blipFill>
                    <a:blip r:embed="rId14"/>
                    <a:stretch>
                      <a:fillRect/>
                    </a:stretch>
                  </pic:blipFill>
                  <pic:spPr>
                    <a:xfrm>
                      <a:off x="0" y="0"/>
                      <a:ext cx="3383369" cy="3253563"/>
                    </a:xfrm>
                    <a:prstGeom prst="rect">
                      <a:avLst/>
                    </a:prstGeom>
                  </pic:spPr>
                </pic:pic>
              </a:graphicData>
            </a:graphic>
          </wp:anchor>
        </w:drawing>
      </w:r>
      <w:r w:rsidR="00CD2877" w:rsidRPr="001705E1">
        <w:rPr>
          <w:rFonts w:ascii="Georgia" w:hAnsi="Georgia"/>
        </w:rPr>
        <w:br w:type="page"/>
      </w:r>
    </w:p>
    <w:p w:rsidR="00481341"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The Technology</w:t>
      </w:r>
    </w:p>
    <w:p w:rsidR="005A70BD" w:rsidRPr="001705E1" w:rsidRDefault="005A70BD" w:rsidP="005A70BD">
      <w:pPr>
        <w:spacing w:after="0" w:line="300" w:lineRule="auto"/>
        <w:ind w:firstLine="720"/>
        <w:jc w:val="both"/>
        <w:rPr>
          <w:rFonts w:ascii="Georgia" w:eastAsia="Times New Roman" w:hAnsi="Georgia" w:cs="Times New Roman"/>
          <w:sz w:val="12"/>
          <w:szCs w:val="24"/>
          <w:lang w:bidi="ar-SA"/>
        </w:rPr>
      </w:pPr>
    </w:p>
    <w:p w:rsidR="005A70BD" w:rsidRPr="001705E1" w:rsidRDefault="005A70BD" w:rsidP="005A70BD">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The technology we will be using includes Microsoft Tag Reader, Microsoft Tags, voice recognition, and a phone with the </w:t>
      </w:r>
      <w:r w:rsidR="00F14F0B">
        <w:rPr>
          <w:rFonts w:ascii="Georgia" w:eastAsia="Times New Roman" w:hAnsi="Georgia" w:cs="Times New Roman"/>
          <w:sz w:val="24"/>
          <w:szCs w:val="24"/>
          <w:lang w:bidi="ar-SA"/>
        </w:rPr>
        <w:t>Windows Phone 7</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operating system. </w:t>
      </w:r>
      <w:r w:rsidR="00E502BA">
        <w:rPr>
          <w:rFonts w:ascii="Georgia" w:eastAsia="Times New Roman" w:hAnsi="Georgia" w:cs="Times New Roman"/>
          <w:sz w:val="24"/>
          <w:szCs w:val="24"/>
          <w:lang w:bidi="ar-SA"/>
        </w:rPr>
        <w:t xml:space="preserve"> </w:t>
      </w:r>
      <w:r w:rsidR="00F14F0B">
        <w:rPr>
          <w:rFonts w:ascii="Georgia" w:eastAsia="Times New Roman" w:hAnsi="Georgia" w:cs="Times New Roman"/>
          <w:sz w:val="24"/>
          <w:szCs w:val="24"/>
          <w:lang w:bidi="ar-SA"/>
        </w:rPr>
        <w:t>By using these technologies, our project can</w:t>
      </w:r>
      <w:r w:rsidRPr="001705E1">
        <w:rPr>
          <w:rFonts w:ascii="Georgia" w:eastAsia="Times New Roman" w:hAnsi="Georgia" w:cs="Times New Roman"/>
          <w:sz w:val="24"/>
          <w:szCs w:val="24"/>
          <w:lang w:bidi="ar-SA"/>
        </w:rPr>
        <w:t xml:space="preserve"> enable those who are visually impaired to access </w:t>
      </w:r>
      <w:r w:rsidR="00F14F0B">
        <w:rPr>
          <w:rFonts w:ascii="Georgia" w:eastAsia="Times New Roman" w:hAnsi="Georgia" w:cs="Times New Roman"/>
          <w:sz w:val="24"/>
          <w:szCs w:val="24"/>
          <w:lang w:bidi="ar-SA"/>
        </w:rPr>
        <w:t xml:space="preserve">navigation </w:t>
      </w:r>
      <w:r w:rsidRPr="001705E1">
        <w:rPr>
          <w:rFonts w:ascii="Georgia" w:eastAsia="Times New Roman" w:hAnsi="Georgia" w:cs="Times New Roman"/>
          <w:sz w:val="24"/>
          <w:szCs w:val="24"/>
          <w:lang w:bidi="ar-SA"/>
        </w:rPr>
        <w:t xml:space="preserve">information and directions to desired areas within </w:t>
      </w:r>
      <w:r w:rsidR="00F14F0B">
        <w:rPr>
          <w:rFonts w:ascii="Georgia" w:eastAsia="Times New Roman" w:hAnsi="Georgia" w:cs="Times New Roman"/>
          <w:sz w:val="24"/>
          <w:szCs w:val="24"/>
          <w:lang w:bidi="ar-SA"/>
        </w:rPr>
        <w:t>a</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building. </w:t>
      </w:r>
      <w:r w:rsidR="00E502BA">
        <w:rPr>
          <w:rFonts w:ascii="Georgia" w:eastAsia="Times New Roman" w:hAnsi="Georgia" w:cs="Times New Roman"/>
          <w:sz w:val="24"/>
          <w:szCs w:val="24"/>
          <w:lang w:bidi="ar-SA"/>
        </w:rPr>
        <w:t xml:space="preserve"> </w:t>
      </w:r>
      <w:r w:rsidR="00DF60FB">
        <w:rPr>
          <w:rFonts w:ascii="Georgia" w:eastAsia="Times New Roman" w:hAnsi="Georgia" w:cs="Times New Roman"/>
          <w:sz w:val="24"/>
          <w:szCs w:val="24"/>
          <w:lang w:bidi="ar-SA"/>
        </w:rPr>
        <w:t>M</w:t>
      </w:r>
      <w:r w:rsidRPr="001705E1">
        <w:rPr>
          <w:rFonts w:ascii="Georgia" w:eastAsia="Times New Roman" w:hAnsi="Georgia" w:cs="Times New Roman"/>
          <w:sz w:val="24"/>
          <w:szCs w:val="24"/>
          <w:lang w:bidi="ar-SA"/>
        </w:rPr>
        <w:t xml:space="preserve">icrosoft </w:t>
      </w:r>
      <w:r w:rsidR="00DF60FB">
        <w:rPr>
          <w:rFonts w:ascii="Georgia" w:eastAsia="Times New Roman" w:hAnsi="Georgia" w:cs="Times New Roman"/>
          <w:sz w:val="24"/>
          <w:szCs w:val="24"/>
          <w:lang w:bidi="ar-SA"/>
        </w:rPr>
        <w:t>T</w:t>
      </w:r>
      <w:r w:rsidR="00DF60FB" w:rsidRPr="001705E1">
        <w:rPr>
          <w:rFonts w:ascii="Georgia" w:eastAsia="Times New Roman" w:hAnsi="Georgia" w:cs="Times New Roman"/>
          <w:sz w:val="24"/>
          <w:szCs w:val="24"/>
          <w:lang w:bidi="ar-SA"/>
        </w:rPr>
        <w:t xml:space="preserve">ags </w:t>
      </w:r>
      <w:r w:rsidRPr="001705E1">
        <w:rPr>
          <w:rFonts w:ascii="Georgia" w:eastAsia="Times New Roman" w:hAnsi="Georgia" w:cs="Times New Roman"/>
          <w:sz w:val="24"/>
          <w:szCs w:val="24"/>
          <w:lang w:bidi="ar-SA"/>
        </w:rPr>
        <w:t xml:space="preserve">present an easily accessible option to the user that is free of cost through a download on their phone.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tag meaning is stored in the cloud.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user will need to have internet access to obtain the data stored through the tag.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These tags will contain free</w:t>
      </w:r>
      <w:r w:rsidR="00F14F0B">
        <w:rPr>
          <w:rFonts w:ascii="Georgia" w:eastAsia="Times New Roman" w:hAnsi="Georgia" w:cs="Times New Roman"/>
          <w:sz w:val="24"/>
          <w:szCs w:val="24"/>
          <w:lang w:bidi="ar-SA"/>
        </w:rPr>
        <w:t>-form</w:t>
      </w:r>
      <w:r w:rsidRPr="001705E1">
        <w:rPr>
          <w:rFonts w:ascii="Georgia" w:eastAsia="Times New Roman" w:hAnsi="Georgia" w:cs="Times New Roman"/>
          <w:sz w:val="24"/>
          <w:szCs w:val="24"/>
          <w:lang w:bidi="ar-SA"/>
        </w:rPr>
        <w:t xml:space="preserve"> text with information on the area </w:t>
      </w:r>
      <w:r w:rsidR="00F14F0B">
        <w:rPr>
          <w:rFonts w:ascii="Georgia" w:eastAsia="Times New Roman" w:hAnsi="Georgia" w:cs="Times New Roman"/>
          <w:sz w:val="24"/>
          <w:szCs w:val="24"/>
          <w:lang w:bidi="ar-SA"/>
        </w:rPr>
        <w:t>where</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tag is scanned.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Examples include room numbers, bathrooms, </w:t>
      </w:r>
      <w:r w:rsidR="00F14F0B">
        <w:rPr>
          <w:rFonts w:ascii="Georgia" w:eastAsia="Times New Roman" w:hAnsi="Georgia" w:cs="Times New Roman"/>
          <w:sz w:val="24"/>
          <w:szCs w:val="24"/>
          <w:lang w:bidi="ar-SA"/>
        </w:rPr>
        <w:t xml:space="preserve">elevators, stairs, </w:t>
      </w:r>
      <w:r w:rsidRPr="001705E1">
        <w:rPr>
          <w:rFonts w:ascii="Georgia" w:eastAsia="Times New Roman" w:hAnsi="Georgia" w:cs="Times New Roman"/>
          <w:sz w:val="24"/>
          <w:szCs w:val="24"/>
          <w:lang w:bidi="ar-SA"/>
        </w:rPr>
        <w:t xml:space="preserve">and atriums.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This free</w:t>
      </w:r>
      <w:r w:rsidR="0034021A">
        <w:rPr>
          <w:rFonts w:ascii="Georgia" w:eastAsia="Times New Roman" w:hAnsi="Georgia" w:cs="Times New Roman"/>
          <w:sz w:val="24"/>
          <w:szCs w:val="24"/>
          <w:lang w:bidi="ar-SA"/>
        </w:rPr>
        <w:t>-form</w:t>
      </w:r>
      <w:r w:rsidRPr="001705E1">
        <w:rPr>
          <w:rFonts w:ascii="Georgia" w:eastAsia="Times New Roman" w:hAnsi="Georgia" w:cs="Times New Roman"/>
          <w:sz w:val="24"/>
          <w:szCs w:val="24"/>
          <w:lang w:bidi="ar-SA"/>
        </w:rPr>
        <w:t xml:space="preserve"> text is read to the user through the </w:t>
      </w:r>
      <w:r w:rsidR="00F14F0B">
        <w:rPr>
          <w:rFonts w:ascii="Georgia" w:eastAsia="Times New Roman" w:hAnsi="Georgia" w:cs="Times New Roman"/>
          <w:sz w:val="24"/>
          <w:szCs w:val="24"/>
          <w:lang w:bidi="ar-SA"/>
        </w:rPr>
        <w:t>Windows Phone</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text-to-speech </w:t>
      </w:r>
      <w:r w:rsidR="00F14F0B">
        <w:rPr>
          <w:rFonts w:ascii="Georgia" w:eastAsia="Times New Roman" w:hAnsi="Georgia" w:cs="Times New Roman"/>
          <w:sz w:val="24"/>
          <w:szCs w:val="24"/>
          <w:lang w:bidi="ar-SA"/>
        </w:rPr>
        <w:t>capability.</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The user will then be able to </w:t>
      </w:r>
      <w:r w:rsidR="00F14F0B">
        <w:rPr>
          <w:rFonts w:ascii="Georgia" w:eastAsia="Times New Roman" w:hAnsi="Georgia" w:cs="Times New Roman"/>
          <w:sz w:val="24"/>
          <w:szCs w:val="24"/>
          <w:lang w:bidi="ar-SA"/>
        </w:rPr>
        <w:t>speak</w:t>
      </w:r>
      <w:r w:rsidR="00F14F0B"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to </w:t>
      </w:r>
      <w:r w:rsidR="00F14F0B">
        <w:rPr>
          <w:rFonts w:ascii="Georgia" w:eastAsia="Times New Roman" w:hAnsi="Georgia" w:cs="Times New Roman"/>
          <w:sz w:val="24"/>
          <w:szCs w:val="24"/>
          <w:lang w:bidi="ar-SA"/>
        </w:rPr>
        <w:t xml:space="preserve">the </w:t>
      </w:r>
      <w:r w:rsidRPr="001705E1">
        <w:rPr>
          <w:rFonts w:ascii="Georgia" w:eastAsia="Times New Roman" w:hAnsi="Georgia" w:cs="Times New Roman"/>
          <w:sz w:val="24"/>
          <w:szCs w:val="24"/>
          <w:lang w:bidi="ar-SA"/>
        </w:rPr>
        <w:t xml:space="preserve">phone </w:t>
      </w:r>
      <w:r w:rsidR="00F14F0B">
        <w:rPr>
          <w:rFonts w:ascii="Georgia" w:eastAsia="Times New Roman" w:hAnsi="Georgia" w:cs="Times New Roman"/>
          <w:sz w:val="24"/>
          <w:szCs w:val="24"/>
          <w:lang w:bidi="ar-SA"/>
        </w:rPr>
        <w:t xml:space="preserve">to </w:t>
      </w:r>
      <w:r w:rsidRPr="001705E1">
        <w:rPr>
          <w:rFonts w:ascii="Georgia" w:eastAsia="Times New Roman" w:hAnsi="Georgia" w:cs="Times New Roman"/>
          <w:sz w:val="24"/>
          <w:szCs w:val="24"/>
          <w:lang w:bidi="ar-SA"/>
        </w:rPr>
        <w:t xml:space="preserve">answer a directional question, return </w:t>
      </w:r>
      <w:r w:rsidR="00F14F0B">
        <w:rPr>
          <w:rFonts w:ascii="Georgia" w:eastAsia="Times New Roman" w:hAnsi="Georgia" w:cs="Times New Roman"/>
          <w:sz w:val="24"/>
          <w:szCs w:val="24"/>
          <w:lang w:bidi="ar-SA"/>
        </w:rPr>
        <w:t>to navigating the building</w:t>
      </w:r>
      <w:r w:rsidRPr="001705E1">
        <w:rPr>
          <w:rFonts w:ascii="Georgia" w:eastAsia="Times New Roman" w:hAnsi="Georgia" w:cs="Times New Roman"/>
          <w:sz w:val="24"/>
          <w:szCs w:val="24"/>
          <w:lang w:bidi="ar-SA"/>
        </w:rPr>
        <w:t xml:space="preserve">, or exit the application. </w:t>
      </w:r>
      <w:r w:rsidR="00E502BA">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If they choose to ask a question, they will speak key words into the phone (</w:t>
      </w:r>
      <w:r w:rsidR="00E502BA">
        <w:rPr>
          <w:rFonts w:ascii="Georgia" w:eastAsia="Times New Roman" w:hAnsi="Georgia" w:cs="Times New Roman"/>
          <w:sz w:val="24"/>
          <w:szCs w:val="24"/>
          <w:lang w:bidi="ar-SA"/>
        </w:rPr>
        <w:t>e.g.,</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w:t>
      </w:r>
      <w:r w:rsidR="00DF60FB">
        <w:rPr>
          <w:rFonts w:ascii="Georgia" w:eastAsia="Times New Roman" w:hAnsi="Georgia" w:cs="Times New Roman"/>
          <w:sz w:val="24"/>
          <w:szCs w:val="24"/>
          <w:lang w:bidi="ar-SA"/>
        </w:rPr>
        <w:t xml:space="preserve">find </w:t>
      </w:r>
      <w:r w:rsidRPr="001705E1">
        <w:rPr>
          <w:rFonts w:ascii="Georgia" w:eastAsia="Times New Roman" w:hAnsi="Georgia" w:cs="Times New Roman"/>
          <w:sz w:val="24"/>
          <w:szCs w:val="24"/>
          <w:lang w:bidi="ar-SA"/>
        </w:rPr>
        <w:t>bathroom,</w:t>
      </w:r>
      <w:r w:rsidR="00E502BA">
        <w:rPr>
          <w:rFonts w:ascii="Georgia" w:eastAsia="Times New Roman" w:hAnsi="Georgia" w:cs="Times New Roman"/>
          <w:sz w:val="24"/>
          <w:szCs w:val="24"/>
          <w:lang w:bidi="ar-SA"/>
        </w:rPr>
        <w:t>” or</w:t>
      </w:r>
      <w:r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w:t>
      </w:r>
      <w:r w:rsidR="00DF60FB">
        <w:rPr>
          <w:rFonts w:ascii="Georgia" w:eastAsia="Times New Roman" w:hAnsi="Georgia" w:cs="Times New Roman"/>
          <w:sz w:val="24"/>
          <w:szCs w:val="24"/>
          <w:lang w:bidi="ar-SA"/>
        </w:rPr>
        <w:t xml:space="preserve">find </w:t>
      </w:r>
      <w:r w:rsidRPr="001705E1">
        <w:rPr>
          <w:rFonts w:ascii="Georgia" w:eastAsia="Times New Roman" w:hAnsi="Georgia" w:cs="Times New Roman"/>
          <w:sz w:val="24"/>
          <w:szCs w:val="24"/>
          <w:lang w:bidi="ar-SA"/>
        </w:rPr>
        <w:t>room 123</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 and will be given turn</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by</w:t>
      </w:r>
      <w:r w:rsidR="00E502BA">
        <w:rPr>
          <w:rFonts w:ascii="Georgia" w:eastAsia="Times New Roman" w:hAnsi="Georgia" w:cs="Times New Roman"/>
          <w:sz w:val="24"/>
          <w:szCs w:val="24"/>
          <w:lang w:bidi="ar-SA"/>
        </w:rPr>
        <w:t>-</w:t>
      </w:r>
      <w:r w:rsidRPr="001705E1">
        <w:rPr>
          <w:rFonts w:ascii="Georgia" w:eastAsia="Times New Roman" w:hAnsi="Georgia" w:cs="Times New Roman"/>
          <w:sz w:val="24"/>
          <w:szCs w:val="24"/>
          <w:lang w:bidi="ar-SA"/>
        </w:rPr>
        <w:t>turn directions audibly from the phone.</w:t>
      </w:r>
    </w:p>
    <w:p w:rsidR="005A70BD" w:rsidRPr="001705E1" w:rsidRDefault="00F14F0B" w:rsidP="005A70BD">
      <w:pPr>
        <w:spacing w:after="0" w:line="300" w:lineRule="auto"/>
        <w:ind w:firstLine="720"/>
        <w:jc w:val="both"/>
        <w:rPr>
          <w:rFonts w:ascii="Georgia" w:eastAsia="Times New Roman" w:hAnsi="Georgia" w:cs="Times New Roman"/>
          <w:sz w:val="24"/>
          <w:szCs w:val="24"/>
          <w:lang w:bidi="ar-SA"/>
        </w:rPr>
      </w:pPr>
      <w:r>
        <w:rPr>
          <w:rFonts w:ascii="Georgia" w:eastAsia="Times New Roman" w:hAnsi="Georgia" w:cs="Times New Roman"/>
          <w:sz w:val="24"/>
          <w:szCs w:val="24"/>
          <w:lang w:bidi="ar-SA"/>
        </w:rPr>
        <w:t>We have developed</w:t>
      </w:r>
      <w:r w:rsidR="005A70BD" w:rsidRPr="001705E1">
        <w:rPr>
          <w:rFonts w:ascii="Georgia" w:eastAsia="Times New Roman" w:hAnsi="Georgia" w:cs="Times New Roman"/>
          <w:sz w:val="24"/>
          <w:szCs w:val="24"/>
          <w:lang w:bidi="ar-SA"/>
        </w:rPr>
        <w:t xml:space="preserve"> an algorithm used to determine </w:t>
      </w:r>
      <w:r>
        <w:rPr>
          <w:rFonts w:ascii="Georgia" w:eastAsia="Times New Roman" w:hAnsi="Georgia" w:cs="Times New Roman"/>
          <w:sz w:val="24"/>
          <w:szCs w:val="24"/>
          <w:lang w:bidi="ar-SA"/>
        </w:rPr>
        <w:t xml:space="preserve">the </w:t>
      </w:r>
      <w:r w:rsidR="005A70BD" w:rsidRPr="001705E1">
        <w:rPr>
          <w:rFonts w:ascii="Georgia" w:eastAsia="Times New Roman" w:hAnsi="Georgia" w:cs="Times New Roman"/>
          <w:sz w:val="24"/>
          <w:szCs w:val="24"/>
          <w:lang w:bidi="ar-SA"/>
        </w:rPr>
        <w:t>distance</w:t>
      </w:r>
      <w:r>
        <w:rPr>
          <w:rFonts w:ascii="Georgia" w:eastAsia="Times New Roman" w:hAnsi="Georgia" w:cs="Times New Roman"/>
          <w:sz w:val="24"/>
          <w:szCs w:val="24"/>
          <w:lang w:bidi="ar-SA"/>
        </w:rPr>
        <w:t xml:space="preserve"> from the current location in the building to some other desired location</w:t>
      </w:r>
      <w:r w:rsidR="005A70BD"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In addition to the Microsoft Tag technology, we will use the accelerometer to assist in estimating the user location between tag scans. </w:t>
      </w:r>
      <w:r w:rsidR="005A70BD" w:rsidRPr="001705E1">
        <w:rPr>
          <w:rFonts w:ascii="Georgia" w:eastAsia="Times New Roman" w:hAnsi="Georgia" w:cs="Times New Roman"/>
          <w:sz w:val="24"/>
          <w:szCs w:val="24"/>
          <w:lang w:bidi="ar-SA"/>
        </w:rPr>
        <w:t xml:space="preserve">We choose not to use the GPS </w:t>
      </w:r>
      <w:r>
        <w:rPr>
          <w:rFonts w:ascii="Georgia" w:eastAsia="Times New Roman" w:hAnsi="Georgia" w:cs="Times New Roman"/>
          <w:sz w:val="24"/>
          <w:szCs w:val="24"/>
          <w:lang w:bidi="ar-SA"/>
        </w:rPr>
        <w:t>because</w:t>
      </w:r>
      <w:r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of the challenge of receiving a strong GPS</w:t>
      </w:r>
      <w:r w:rsidRPr="001705E1">
        <w:rPr>
          <w:rFonts w:ascii="Georgia" w:eastAsia="Times New Roman" w:hAnsi="Georgia" w:cs="Times New Roman"/>
          <w:sz w:val="24"/>
          <w:szCs w:val="24"/>
          <w:lang w:bidi="ar-SA"/>
        </w:rPr>
        <w:t xml:space="preserve"> </w:t>
      </w:r>
      <w:r w:rsidR="005A70BD" w:rsidRPr="001705E1">
        <w:rPr>
          <w:rFonts w:ascii="Georgia" w:eastAsia="Times New Roman" w:hAnsi="Georgia" w:cs="Times New Roman"/>
          <w:sz w:val="24"/>
          <w:szCs w:val="24"/>
          <w:lang w:bidi="ar-SA"/>
        </w:rPr>
        <w:t>signal</w:t>
      </w:r>
      <w:r>
        <w:rPr>
          <w:rFonts w:ascii="Georgia" w:eastAsia="Times New Roman" w:hAnsi="Georgia" w:cs="Times New Roman"/>
          <w:sz w:val="24"/>
          <w:szCs w:val="24"/>
          <w:lang w:bidi="ar-SA"/>
        </w:rPr>
        <w:t xml:space="preserve"> within the building, which would</w:t>
      </w:r>
      <w:r w:rsidR="005A70BD" w:rsidRPr="001705E1">
        <w:rPr>
          <w:rFonts w:ascii="Georgia" w:eastAsia="Times New Roman" w:hAnsi="Georgia" w:cs="Times New Roman"/>
          <w:sz w:val="24"/>
          <w:szCs w:val="24"/>
          <w:lang w:bidi="ar-SA"/>
        </w:rPr>
        <w:t xml:space="preserve"> </w:t>
      </w:r>
      <w:r>
        <w:rPr>
          <w:rFonts w:ascii="Georgia" w:eastAsia="Times New Roman" w:hAnsi="Georgia" w:cs="Times New Roman"/>
          <w:sz w:val="24"/>
          <w:szCs w:val="24"/>
          <w:lang w:bidi="ar-SA"/>
        </w:rPr>
        <w:t xml:space="preserve">hinder </w:t>
      </w:r>
      <w:r w:rsidR="009E236C">
        <w:rPr>
          <w:rFonts w:ascii="Georgia" w:eastAsia="Times New Roman" w:hAnsi="Georgia" w:cs="Times New Roman"/>
          <w:sz w:val="24"/>
          <w:szCs w:val="24"/>
          <w:lang w:bidi="ar-SA"/>
        </w:rPr>
        <w:t>tracking of the user within the building</w:t>
      </w:r>
      <w:r w:rsidR="005A70BD" w:rsidRPr="001705E1">
        <w:rPr>
          <w:rFonts w:ascii="Georgia" w:eastAsia="Times New Roman" w:hAnsi="Georgia" w:cs="Times New Roman"/>
          <w:sz w:val="24"/>
          <w:szCs w:val="24"/>
          <w:lang w:bidi="ar-SA"/>
        </w:rPr>
        <w:t xml:space="preserve">. </w:t>
      </w:r>
      <w:r w:rsidR="00E502BA">
        <w:rPr>
          <w:rFonts w:ascii="Georgia" w:eastAsia="Times New Roman" w:hAnsi="Georgia" w:cs="Times New Roman"/>
          <w:sz w:val="24"/>
          <w:szCs w:val="24"/>
          <w:lang w:bidi="ar-SA"/>
        </w:rPr>
        <w:t xml:space="preserve"> </w:t>
      </w:r>
      <w:r w:rsidR="005A70BD" w:rsidRPr="001705E1">
        <w:rPr>
          <w:rFonts w:ascii="Georgia" w:eastAsia="Times New Roman" w:hAnsi="Georgia" w:cs="Times New Roman"/>
          <w:sz w:val="24"/>
          <w:szCs w:val="24"/>
          <w:lang w:bidi="ar-SA"/>
        </w:rPr>
        <w:t xml:space="preserve">We plan to create a generalization for the algorithms and mapping so one could use the tag system for any building, not just the original building at </w:t>
      </w:r>
      <w:r w:rsidR="00DF60FB">
        <w:rPr>
          <w:rFonts w:ascii="Georgia" w:eastAsia="Times New Roman" w:hAnsi="Georgia" w:cs="Times New Roman"/>
          <w:sz w:val="24"/>
          <w:szCs w:val="24"/>
          <w:lang w:bidi="ar-SA"/>
        </w:rPr>
        <w:t>t</w:t>
      </w:r>
      <w:r w:rsidR="005A70BD" w:rsidRPr="001705E1">
        <w:rPr>
          <w:rFonts w:ascii="Georgia" w:eastAsia="Times New Roman" w:hAnsi="Georgia" w:cs="Times New Roman"/>
          <w:sz w:val="24"/>
          <w:szCs w:val="24"/>
          <w:lang w:bidi="ar-SA"/>
        </w:rPr>
        <w:t>he University of Alabama.</w:t>
      </w:r>
      <w:r w:rsidR="009E236C">
        <w:rPr>
          <w:rFonts w:ascii="Georgia" w:eastAsia="Times New Roman" w:hAnsi="Georgia" w:cs="Times New Roman"/>
          <w:sz w:val="24"/>
          <w:szCs w:val="24"/>
          <w:lang w:bidi="ar-SA"/>
        </w:rPr>
        <w:t xml:space="preserve">  This enhancement will involve use of a domain-specific language for describing the layout of the building. Such meta-information will be retrieved by the application before start up.</w:t>
      </w:r>
    </w:p>
    <w:p w:rsidR="00334B6D" w:rsidRPr="001705E1" w:rsidRDefault="000C7F13" w:rsidP="007E5EBD">
      <w:pPr>
        <w:rPr>
          <w:rFonts w:ascii="Georgia" w:hAnsi="Georgia"/>
        </w:rPr>
      </w:pPr>
      <w:r>
        <w:rPr>
          <w:rFonts w:ascii="Georgia" w:hAnsi="Georgia"/>
          <w:noProof/>
          <w:lang w:bidi="ar-SA"/>
        </w:rPr>
        <w:drawing>
          <wp:anchor distT="0" distB="0" distL="114300" distR="114300" simplePos="0" relativeHeight="251662336" behindDoc="0" locked="0" layoutInCell="1" allowOverlap="1">
            <wp:simplePos x="0" y="0"/>
            <wp:positionH relativeFrom="column">
              <wp:posOffset>2713990</wp:posOffset>
            </wp:positionH>
            <wp:positionV relativeFrom="paragraph">
              <wp:posOffset>422275</wp:posOffset>
            </wp:positionV>
            <wp:extent cx="3398520" cy="2040890"/>
            <wp:effectExtent l="19050" t="0" r="0" b="0"/>
            <wp:wrapNone/>
            <wp:docPr id="6" name="Picture 5" descr="QR-CODE-M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MS-TAG.jpg"/>
                    <pic:cNvPicPr/>
                  </pic:nvPicPr>
                  <pic:blipFill>
                    <a:blip r:embed="rId15" cstate="print"/>
                    <a:stretch>
                      <a:fillRect/>
                    </a:stretch>
                  </pic:blipFill>
                  <pic:spPr>
                    <a:xfrm>
                      <a:off x="0" y="0"/>
                      <a:ext cx="3398520" cy="2040890"/>
                    </a:xfrm>
                    <a:prstGeom prst="rect">
                      <a:avLst/>
                    </a:prstGeom>
                  </pic:spPr>
                </pic:pic>
              </a:graphicData>
            </a:graphic>
          </wp:anchor>
        </w:drawing>
      </w:r>
      <w:r w:rsidR="006D27DB">
        <w:rPr>
          <w:rFonts w:ascii="Georgia" w:hAnsi="Georgia"/>
          <w:noProof/>
          <w:lang w:bidi="ar-SA"/>
        </w:rPr>
        <w:pict>
          <v:rect id="Rectangle 3" o:spid="_x0000_s1026" style="position:absolute;margin-left:221.9pt;margin-top:166.75pt;width:245.4pt;height:26.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" stroked="f"/>
        </w:pict>
      </w:r>
      <w:r>
        <w:rPr>
          <w:rFonts w:ascii="Georgia" w:hAnsi="Georgia"/>
          <w:noProof/>
          <w:lang w:bidi="ar-SA"/>
        </w:rPr>
        <w:drawing>
          <wp:anchor distT="0" distB="0" distL="114300" distR="114300" simplePos="0" relativeHeight="251661312" behindDoc="0" locked="0" layoutInCell="1" allowOverlap="1">
            <wp:simplePos x="0" y="0"/>
            <wp:positionH relativeFrom="column">
              <wp:posOffset>183855</wp:posOffset>
            </wp:positionH>
            <wp:positionV relativeFrom="paragraph">
              <wp:posOffset>549880</wp:posOffset>
            </wp:positionV>
            <wp:extent cx="2001136" cy="1573619"/>
            <wp:effectExtent l="19050" t="0" r="0" b="0"/>
            <wp:wrapNone/>
            <wp:docPr id="1" name="Picture 0" descr="Microsoft-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ag.jpg"/>
                    <pic:cNvPicPr/>
                  </pic:nvPicPr>
                  <pic:blipFill>
                    <a:blip r:embed="rId16" cstate="print"/>
                    <a:stretch>
                      <a:fillRect/>
                    </a:stretch>
                  </pic:blipFill>
                  <pic:spPr>
                    <a:xfrm>
                      <a:off x="0" y="0"/>
                      <a:ext cx="2001136" cy="1573619"/>
                    </a:xfrm>
                    <a:prstGeom prst="rect">
                      <a:avLst/>
                    </a:prstGeom>
                  </pic:spPr>
                </pic:pic>
              </a:graphicData>
            </a:graphic>
          </wp:anchor>
        </w:drawing>
      </w:r>
      <w:r w:rsidR="00334B6D" w:rsidRPr="001705E1">
        <w:rPr>
          <w:rFonts w:ascii="Georgia" w:hAnsi="Georgia"/>
        </w:rPr>
        <w:br w:type="page"/>
      </w:r>
    </w:p>
    <w:p w:rsidR="00481341" w:rsidRPr="001705E1" w:rsidRDefault="00D2571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Business Viability</w:t>
      </w:r>
    </w:p>
    <w:p w:rsidR="0068218E" w:rsidRPr="00400808" w:rsidRDefault="0068218E" w:rsidP="00706537">
      <w:pPr>
        <w:spacing w:after="0" w:line="300" w:lineRule="auto"/>
        <w:jc w:val="both"/>
        <w:rPr>
          <w:rFonts w:ascii="Georgia" w:eastAsia="Times New Roman" w:hAnsi="Georgia" w:cs="Times New Roman"/>
          <w:sz w:val="8"/>
          <w:szCs w:val="24"/>
          <w:lang w:bidi="ar-SA"/>
        </w:rPr>
      </w:pPr>
    </w:p>
    <w:p w:rsidR="00F62F28" w:rsidRPr="00C82006" w:rsidRDefault="0068218E" w:rsidP="00C82006">
      <w:pPr>
        <w:spacing w:after="0" w:line="300" w:lineRule="auto"/>
        <w:ind w:firstLine="720"/>
        <w:jc w:val="both"/>
        <w:rPr>
          <w:rFonts w:ascii="Georgia" w:eastAsia="Times New Roman" w:hAnsi="Georgia" w:cs="Times New Roman"/>
          <w:sz w:val="24"/>
          <w:szCs w:val="24"/>
          <w:lang w:bidi="ar-SA"/>
        </w:rPr>
      </w:pPr>
      <w:r w:rsidRPr="00C82006">
        <w:rPr>
          <w:rFonts w:ascii="Georgia" w:eastAsia="Times New Roman" w:hAnsi="Georgia" w:cs="Times New Roman"/>
          <w:sz w:val="24"/>
          <w:szCs w:val="24"/>
          <w:lang w:bidi="ar-SA"/>
        </w:rPr>
        <w:t xml:space="preserve">The </w:t>
      </w:r>
      <w:r w:rsidR="00BC04D7" w:rsidRPr="00C82006">
        <w:rPr>
          <w:rFonts w:ascii="Georgia" w:eastAsia="Times New Roman" w:hAnsi="Georgia" w:cs="Times New Roman"/>
          <w:sz w:val="24"/>
          <w:szCs w:val="24"/>
          <w:lang w:bidi="ar-SA"/>
        </w:rPr>
        <w:t xml:space="preserve">Digital Eyes </w:t>
      </w:r>
      <w:r w:rsidR="00D97EA7" w:rsidRPr="00C82006">
        <w:rPr>
          <w:rFonts w:ascii="Georgia" w:eastAsia="Times New Roman" w:hAnsi="Georgia" w:cs="Times New Roman"/>
          <w:sz w:val="24"/>
          <w:szCs w:val="24"/>
          <w:lang w:bidi="ar-SA"/>
        </w:rPr>
        <w:t xml:space="preserve">application </w:t>
      </w:r>
      <w:r w:rsidRPr="00C82006">
        <w:rPr>
          <w:rFonts w:ascii="Georgia" w:eastAsia="Times New Roman" w:hAnsi="Georgia" w:cs="Times New Roman"/>
          <w:sz w:val="24"/>
          <w:szCs w:val="24"/>
          <w:lang w:bidi="ar-SA"/>
        </w:rPr>
        <w:t xml:space="preserve">will be available as a free download via the Windows 7 App Marketplace. </w:t>
      </w:r>
      <w:r w:rsidR="00BC04D7" w:rsidRPr="00C82006">
        <w:rPr>
          <w:rFonts w:ascii="Georgia" w:eastAsia="Times New Roman" w:hAnsi="Georgia" w:cs="Times New Roman"/>
          <w:sz w:val="24"/>
          <w:szCs w:val="24"/>
          <w:lang w:bidi="ar-SA"/>
        </w:rPr>
        <w:t xml:space="preserve"> </w:t>
      </w:r>
      <w:r w:rsidRPr="00C82006">
        <w:rPr>
          <w:rFonts w:ascii="Georgia" w:eastAsia="Times New Roman" w:hAnsi="Georgia" w:cs="Times New Roman"/>
          <w:sz w:val="24"/>
          <w:szCs w:val="24"/>
          <w:lang w:bidi="ar-SA"/>
        </w:rPr>
        <w:t xml:space="preserve">It will be able to be easily downloaded and configured. </w:t>
      </w:r>
      <w:del w:id="6" w:author="Andrea" w:date="2011-02-15T18:26:00Z">
        <w:r w:rsidRPr="00C82006" w:rsidDel="005210EE">
          <w:rPr>
            <w:rFonts w:ascii="Georgia" w:eastAsia="Times New Roman" w:hAnsi="Georgia" w:cs="Times New Roman"/>
            <w:sz w:val="24"/>
            <w:szCs w:val="24"/>
            <w:lang w:bidi="ar-SA"/>
          </w:rPr>
          <w:delText> </w:delText>
        </w:r>
      </w:del>
      <w:r w:rsidRPr="00C82006">
        <w:rPr>
          <w:rFonts w:ascii="Georgia" w:eastAsia="Times New Roman" w:hAnsi="Georgia" w:cs="Times New Roman"/>
          <w:sz w:val="24"/>
          <w:szCs w:val="24"/>
          <w:lang w:bidi="ar-SA"/>
        </w:rPr>
        <w:t>For the initial implementation</w:t>
      </w:r>
      <w:ins w:id="7" w:author="Andrea" w:date="2011-02-15T18:26:00Z">
        <w:r w:rsidR="005210EE">
          <w:rPr>
            <w:rFonts w:ascii="Georgia" w:eastAsia="Times New Roman" w:hAnsi="Georgia" w:cs="Times New Roman"/>
            <w:sz w:val="24"/>
            <w:szCs w:val="24"/>
            <w:lang w:bidi="ar-SA"/>
          </w:rPr>
          <w:t xml:space="preserve"> there will be no configuration needed</w:t>
        </w:r>
      </w:ins>
      <w:r w:rsidR="003A758D" w:rsidRPr="00C82006">
        <w:rPr>
          <w:rFonts w:ascii="Georgia" w:eastAsia="Times New Roman" w:hAnsi="Georgia" w:cs="Times New Roman"/>
          <w:sz w:val="24"/>
          <w:szCs w:val="24"/>
          <w:lang w:bidi="ar-SA"/>
        </w:rPr>
        <w:t>,</w:t>
      </w:r>
      <w:r w:rsidRPr="00C82006">
        <w:rPr>
          <w:rFonts w:ascii="Georgia" w:eastAsia="Times New Roman" w:hAnsi="Georgia" w:cs="Times New Roman"/>
          <w:sz w:val="24"/>
          <w:szCs w:val="24"/>
          <w:lang w:bidi="ar-SA"/>
        </w:rPr>
        <w:t xml:space="preserve"> the application will be preloaded with the maps and Microsoft Tags for </w:t>
      </w:r>
      <w:r w:rsidR="00BC04D7" w:rsidRPr="00C82006">
        <w:rPr>
          <w:rFonts w:ascii="Georgia" w:eastAsia="Times New Roman" w:hAnsi="Georgia" w:cs="Times New Roman"/>
          <w:sz w:val="24"/>
          <w:szCs w:val="24"/>
          <w:lang w:bidi="ar-SA"/>
        </w:rPr>
        <w:t>a specific building on our campus</w:t>
      </w:r>
      <w:r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e.g., a building in the </w:t>
      </w:r>
      <w:r w:rsidRPr="00C82006">
        <w:rPr>
          <w:rFonts w:ascii="Georgia" w:eastAsia="Times New Roman" w:hAnsi="Georgia" w:cs="Times New Roman"/>
          <w:sz w:val="24"/>
          <w:szCs w:val="24"/>
          <w:lang w:bidi="ar-SA"/>
        </w:rPr>
        <w:t xml:space="preserve">Science Engineering Complex on the University of Alabama campus).  </w:t>
      </w:r>
      <w:ins w:id="8" w:author="Andrea" w:date="2011-02-15T18:26:00Z">
        <w:r w:rsidR="005210EE">
          <w:rPr>
            <w:rFonts w:ascii="Georgia" w:eastAsia="Times New Roman" w:hAnsi="Georgia" w:cs="Times New Roman"/>
            <w:sz w:val="24"/>
            <w:szCs w:val="24"/>
            <w:lang w:bidi="ar-SA"/>
          </w:rPr>
          <w:t xml:space="preserve">In the final implementation, </w:t>
        </w:r>
      </w:ins>
      <w:del w:id="9" w:author="Andrea" w:date="2011-02-15T18:26:00Z">
        <w:r w:rsidR="00BC04D7" w:rsidRPr="00C82006" w:rsidDel="005210EE">
          <w:rPr>
            <w:rFonts w:ascii="Georgia" w:eastAsia="Times New Roman" w:hAnsi="Georgia" w:cs="Times New Roman"/>
            <w:sz w:val="24"/>
            <w:szCs w:val="24"/>
            <w:lang w:bidi="ar-SA"/>
          </w:rPr>
          <w:delText>T</w:delText>
        </w:r>
      </w:del>
      <w:ins w:id="10" w:author="Andrea" w:date="2011-02-15T18:26:00Z">
        <w:r w:rsidR="005210EE">
          <w:rPr>
            <w:rFonts w:ascii="Georgia" w:eastAsia="Times New Roman" w:hAnsi="Georgia" w:cs="Times New Roman"/>
            <w:sz w:val="24"/>
            <w:szCs w:val="24"/>
            <w:lang w:bidi="ar-SA"/>
          </w:rPr>
          <w:t>t</w:t>
        </w:r>
      </w:ins>
      <w:r w:rsidR="00BC04D7" w:rsidRPr="00C82006">
        <w:rPr>
          <w:rFonts w:ascii="Georgia" w:eastAsia="Times New Roman" w:hAnsi="Georgia" w:cs="Times New Roman"/>
          <w:sz w:val="24"/>
          <w:szCs w:val="24"/>
          <w:lang w:bidi="ar-SA"/>
        </w:rPr>
        <w:t xml:space="preserve">o use the application, </w:t>
      </w:r>
      <w:r w:rsidRPr="00C82006">
        <w:rPr>
          <w:rFonts w:ascii="Georgia" w:eastAsia="Times New Roman" w:hAnsi="Georgia" w:cs="Times New Roman"/>
          <w:sz w:val="24"/>
          <w:szCs w:val="24"/>
          <w:lang w:bidi="ar-SA"/>
        </w:rPr>
        <w:t xml:space="preserve">the user </w:t>
      </w:r>
      <w:ins w:id="11" w:author="Andrea" w:date="2011-02-15T18:26:00Z">
        <w:r w:rsidR="005210EE">
          <w:rPr>
            <w:rFonts w:ascii="Georgia" w:eastAsia="Times New Roman" w:hAnsi="Georgia" w:cs="Times New Roman"/>
            <w:sz w:val="24"/>
            <w:szCs w:val="24"/>
            <w:lang w:bidi="ar-SA"/>
          </w:rPr>
          <w:t xml:space="preserve">will </w:t>
        </w:r>
      </w:ins>
      <w:r w:rsidRPr="00C82006">
        <w:rPr>
          <w:rFonts w:ascii="Georgia" w:eastAsia="Times New Roman" w:hAnsi="Georgia" w:cs="Times New Roman"/>
          <w:sz w:val="24"/>
          <w:szCs w:val="24"/>
          <w:lang w:bidi="ar-SA"/>
        </w:rPr>
        <w:t>simply scan</w:t>
      </w:r>
      <w:del w:id="12" w:author="Andrea" w:date="2011-02-15T18:26:00Z">
        <w:r w:rsidR="00BC04D7" w:rsidRPr="00C82006" w:rsidDel="005210EE">
          <w:rPr>
            <w:rFonts w:ascii="Georgia" w:eastAsia="Times New Roman" w:hAnsi="Georgia" w:cs="Times New Roman"/>
            <w:sz w:val="24"/>
            <w:szCs w:val="24"/>
            <w:lang w:bidi="ar-SA"/>
          </w:rPr>
          <w:delText>s</w:delText>
        </w:r>
      </w:del>
      <w:r w:rsidRPr="00C82006">
        <w:rPr>
          <w:rFonts w:ascii="Georgia" w:eastAsia="Times New Roman" w:hAnsi="Georgia" w:cs="Times New Roman"/>
          <w:sz w:val="24"/>
          <w:szCs w:val="24"/>
          <w:lang w:bidi="ar-SA"/>
        </w:rPr>
        <w:t xml:space="preserve"> the Microsoft Tag at the entryway to any building which has been tagged. </w:t>
      </w:r>
      <w:ins w:id="13" w:author="Andrea" w:date="2011-02-15T18:27:00Z">
        <w:r w:rsidR="005210EE">
          <w:rPr>
            <w:rFonts w:ascii="Georgia" w:eastAsia="Times New Roman" w:hAnsi="Georgia" w:cs="Times New Roman"/>
            <w:sz w:val="24"/>
            <w:szCs w:val="24"/>
            <w:lang w:bidi="ar-SA"/>
          </w:rPr>
          <w:t xml:space="preserve">This is the entire configuration that the user will need to perform before the application will work properly and </w:t>
        </w:r>
      </w:ins>
      <w:del w:id="14" w:author="Andrea" w:date="2011-02-15T18:27:00Z">
        <w:r w:rsidRPr="00C82006" w:rsidDel="005210EE">
          <w:rPr>
            <w:rFonts w:ascii="Georgia" w:eastAsia="Times New Roman" w:hAnsi="Georgia" w:cs="Times New Roman"/>
            <w:sz w:val="24"/>
            <w:szCs w:val="24"/>
            <w:lang w:bidi="ar-SA"/>
          </w:rPr>
          <w:delText xml:space="preserve">This </w:delText>
        </w:r>
      </w:del>
      <w:ins w:id="15" w:author="Andrea" w:date="2011-02-15T18:27:00Z">
        <w:r w:rsidR="005210EE">
          <w:rPr>
            <w:rFonts w:ascii="Georgia" w:eastAsia="Times New Roman" w:hAnsi="Georgia" w:cs="Times New Roman"/>
            <w:sz w:val="24"/>
            <w:szCs w:val="24"/>
            <w:lang w:bidi="ar-SA"/>
          </w:rPr>
          <w:t xml:space="preserve">will </w:t>
        </w:r>
      </w:ins>
      <w:del w:id="16" w:author="Andrea" w:date="2011-02-15T18:27:00Z">
        <w:r w:rsidRPr="00C82006" w:rsidDel="005210EE">
          <w:rPr>
            <w:rFonts w:ascii="Georgia" w:eastAsia="Times New Roman" w:hAnsi="Georgia" w:cs="Times New Roman"/>
            <w:sz w:val="24"/>
            <w:szCs w:val="24"/>
            <w:lang w:bidi="ar-SA"/>
          </w:rPr>
          <w:delText xml:space="preserve"> </w:delText>
        </w:r>
      </w:del>
      <w:r w:rsidRPr="00C82006">
        <w:rPr>
          <w:rFonts w:ascii="Georgia" w:eastAsia="Times New Roman" w:hAnsi="Georgia" w:cs="Times New Roman"/>
          <w:sz w:val="24"/>
          <w:szCs w:val="24"/>
          <w:lang w:bidi="ar-SA"/>
        </w:rPr>
        <w:t>cause the application to automatically reference the appropriate map and Microsoft Tags for that building</w:t>
      </w:r>
    </w:p>
    <w:p w:rsidR="00D97EA7" w:rsidRPr="00C82006" w:rsidRDefault="000B55B5" w:rsidP="00C82006">
      <w:pPr>
        <w:spacing w:after="0" w:line="300" w:lineRule="auto"/>
        <w:ind w:firstLine="720"/>
        <w:jc w:val="both"/>
        <w:rPr>
          <w:rFonts w:ascii="Georgia" w:eastAsia="Times New Roman" w:hAnsi="Georgia" w:cs="Times New Roman"/>
          <w:sz w:val="24"/>
          <w:szCs w:val="24"/>
          <w:lang w:bidi="ar-SA"/>
        </w:rPr>
      </w:pPr>
      <w:r w:rsidRPr="00C82006">
        <w:rPr>
          <w:rFonts w:ascii="Georgia" w:eastAsia="Times New Roman" w:hAnsi="Georgia" w:cs="Times New Roman"/>
          <w:sz w:val="24"/>
          <w:szCs w:val="24"/>
          <w:lang w:bidi="ar-SA"/>
        </w:rPr>
        <w:t xml:space="preserve">Our </w:t>
      </w:r>
      <w:r w:rsidR="0068218E" w:rsidRPr="00C82006">
        <w:rPr>
          <w:rFonts w:ascii="Georgia" w:eastAsia="Times New Roman" w:hAnsi="Georgia" w:cs="Times New Roman"/>
          <w:sz w:val="24"/>
          <w:szCs w:val="24"/>
          <w:lang w:bidi="ar-SA"/>
        </w:rPr>
        <w:t>Digital Eyes</w:t>
      </w:r>
      <w:r w:rsidRPr="00C82006">
        <w:rPr>
          <w:rFonts w:ascii="Georgia" w:eastAsia="Times New Roman" w:hAnsi="Georgia" w:cs="Times New Roman"/>
          <w:sz w:val="24"/>
          <w:szCs w:val="24"/>
          <w:lang w:bidi="ar-SA"/>
        </w:rPr>
        <w:t xml:space="preserve"> </w:t>
      </w:r>
      <w:r w:rsidR="00F62F28" w:rsidRPr="00C82006">
        <w:rPr>
          <w:rFonts w:ascii="Georgia" w:eastAsia="Times New Roman" w:hAnsi="Georgia" w:cs="Times New Roman"/>
          <w:sz w:val="24"/>
          <w:szCs w:val="24"/>
          <w:lang w:bidi="ar-SA"/>
        </w:rPr>
        <w:t>application</w:t>
      </w:r>
      <w:r w:rsidR="0068218E" w:rsidRPr="00C82006">
        <w:rPr>
          <w:rFonts w:ascii="Georgia" w:eastAsia="Times New Roman" w:hAnsi="Georgia" w:cs="Times New Roman"/>
          <w:sz w:val="24"/>
          <w:szCs w:val="24"/>
          <w:lang w:bidi="ar-SA"/>
        </w:rPr>
        <w:t xml:space="preserve"> will be used mainly by the visually </w:t>
      </w:r>
      <w:r w:rsidR="00DF60FB">
        <w:rPr>
          <w:rFonts w:ascii="Georgia" w:eastAsia="Times New Roman" w:hAnsi="Georgia" w:cs="Times New Roman"/>
          <w:sz w:val="24"/>
          <w:szCs w:val="24"/>
          <w:lang w:bidi="ar-SA"/>
        </w:rPr>
        <w:t>impaired</w:t>
      </w:r>
      <w:r w:rsidR="00DF60FB"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as a navigation aid inside of buildings.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It intends to make navigation easier for those with partial or total visual disability.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The application will use vocal cues to interact with the user.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The user will voice commands to the application and the application will respond with verbal directions.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Though the </w:t>
      </w:r>
      <w:r w:rsidR="00462AB9" w:rsidRPr="00C82006">
        <w:rPr>
          <w:rFonts w:ascii="Georgia" w:eastAsia="Times New Roman" w:hAnsi="Georgia" w:cs="Times New Roman"/>
          <w:sz w:val="24"/>
          <w:szCs w:val="24"/>
          <w:lang w:bidi="ar-SA"/>
        </w:rPr>
        <w:t>application</w:t>
      </w:r>
      <w:r w:rsidR="00462AB9">
        <w:rPr>
          <w:rFonts w:ascii="Georgia" w:eastAsia="Times New Roman" w:hAnsi="Georgia" w:cs="Times New Roman"/>
          <w:sz w:val="24"/>
          <w:szCs w:val="24"/>
          <w:lang w:bidi="ar-SA"/>
        </w:rPr>
        <w:t>’</w:t>
      </w:r>
      <w:r w:rsidR="00462AB9" w:rsidRPr="00C82006">
        <w:rPr>
          <w:rFonts w:ascii="Georgia" w:eastAsia="Times New Roman" w:hAnsi="Georgia" w:cs="Times New Roman"/>
          <w:sz w:val="24"/>
          <w:szCs w:val="24"/>
          <w:lang w:bidi="ar-SA"/>
        </w:rPr>
        <w:t xml:space="preserve">s </w:t>
      </w:r>
      <w:r w:rsidR="00DF60FB">
        <w:rPr>
          <w:rFonts w:ascii="Georgia" w:eastAsia="Times New Roman" w:hAnsi="Georgia" w:cs="Times New Roman"/>
          <w:sz w:val="24"/>
          <w:szCs w:val="24"/>
          <w:lang w:bidi="ar-SA"/>
        </w:rPr>
        <w:t>core</w:t>
      </w:r>
      <w:r w:rsidR="00DF60FB"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impact will be </w:t>
      </w:r>
      <w:r w:rsidR="00DF60FB">
        <w:rPr>
          <w:rFonts w:ascii="Georgia" w:eastAsia="Times New Roman" w:hAnsi="Georgia" w:cs="Times New Roman"/>
          <w:sz w:val="24"/>
          <w:szCs w:val="24"/>
          <w:lang w:bidi="ar-SA"/>
        </w:rPr>
        <w:t>focused</w:t>
      </w:r>
      <w:r w:rsidR="00DF60FB"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toward helping the visually disabled gain independence and mobility, this does not preclude others from using the application.  Vocal directions </w:t>
      </w:r>
      <w:r w:rsidR="00BC04D7" w:rsidRPr="00C82006">
        <w:rPr>
          <w:rFonts w:ascii="Georgia" w:eastAsia="Times New Roman" w:hAnsi="Georgia" w:cs="Times New Roman"/>
          <w:sz w:val="24"/>
          <w:szCs w:val="24"/>
          <w:lang w:bidi="ar-SA"/>
        </w:rPr>
        <w:t xml:space="preserve">also </w:t>
      </w:r>
      <w:r w:rsidR="0068218E" w:rsidRPr="00C82006">
        <w:rPr>
          <w:rFonts w:ascii="Georgia" w:eastAsia="Times New Roman" w:hAnsi="Georgia" w:cs="Times New Roman"/>
          <w:sz w:val="24"/>
          <w:szCs w:val="24"/>
          <w:lang w:bidi="ar-SA"/>
        </w:rPr>
        <w:t xml:space="preserve">could be used by </w:t>
      </w:r>
      <w:r w:rsidR="00BC04D7" w:rsidRPr="00C82006">
        <w:rPr>
          <w:rFonts w:ascii="Georgia" w:eastAsia="Times New Roman" w:hAnsi="Georgia" w:cs="Times New Roman"/>
          <w:sz w:val="24"/>
          <w:szCs w:val="24"/>
          <w:lang w:bidi="ar-SA"/>
        </w:rPr>
        <w:t>sighted users</w:t>
      </w:r>
      <w:r w:rsidR="0068218E" w:rsidRPr="00C82006">
        <w:rPr>
          <w:rFonts w:ascii="Georgia" w:eastAsia="Times New Roman" w:hAnsi="Georgia" w:cs="Times New Roman"/>
          <w:sz w:val="24"/>
          <w:szCs w:val="24"/>
          <w:lang w:bidi="ar-SA"/>
        </w:rPr>
        <w:t xml:space="preserve">. </w:t>
      </w:r>
      <w:r w:rsidR="00BC04D7"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The</w:t>
      </w:r>
      <w:r w:rsidR="00590660" w:rsidRPr="00C82006">
        <w:rPr>
          <w:rFonts w:ascii="Georgia" w:eastAsia="Times New Roman" w:hAnsi="Georgia" w:cs="Times New Roman"/>
          <w:sz w:val="24"/>
          <w:szCs w:val="24"/>
          <w:lang w:bidi="ar-SA"/>
        </w:rPr>
        <w:t xml:space="preserve"> application</w:t>
      </w:r>
      <w:r w:rsidR="0068218E" w:rsidRPr="00C82006">
        <w:rPr>
          <w:rFonts w:ascii="Georgia" w:eastAsia="Times New Roman" w:hAnsi="Georgia" w:cs="Times New Roman"/>
          <w:sz w:val="24"/>
          <w:szCs w:val="24"/>
          <w:lang w:bidi="ar-SA"/>
        </w:rPr>
        <w:t xml:space="preserve"> could be used by anyone who needs to find their way through an unfamiliar or confusing building complex. </w:t>
      </w:r>
      <w:r w:rsidR="00F92758" w:rsidRPr="00C82006">
        <w:rPr>
          <w:rFonts w:ascii="Georgia" w:eastAsia="Times New Roman" w:hAnsi="Georgia" w:cs="Times New Roman"/>
          <w:sz w:val="24"/>
          <w:szCs w:val="24"/>
          <w:lang w:bidi="ar-SA"/>
        </w:rPr>
        <w:t xml:space="preserve"> </w:t>
      </w:r>
      <w:r w:rsidR="0068218E" w:rsidRPr="00C82006">
        <w:rPr>
          <w:rFonts w:ascii="Georgia" w:eastAsia="Times New Roman" w:hAnsi="Georgia" w:cs="Times New Roman"/>
          <w:sz w:val="24"/>
          <w:szCs w:val="24"/>
          <w:lang w:bidi="ar-SA"/>
        </w:rPr>
        <w:t xml:space="preserve">The application's directions could also be very </w:t>
      </w:r>
      <w:r w:rsidR="00F92758" w:rsidRPr="00C82006">
        <w:rPr>
          <w:rFonts w:ascii="Georgia" w:eastAsia="Times New Roman" w:hAnsi="Georgia" w:cs="Times New Roman"/>
          <w:sz w:val="24"/>
          <w:szCs w:val="24"/>
          <w:lang w:bidi="ar-SA"/>
        </w:rPr>
        <w:t xml:space="preserve">useful </w:t>
      </w:r>
      <w:r w:rsidR="0068218E" w:rsidRPr="00C82006">
        <w:rPr>
          <w:rFonts w:ascii="Georgia" w:eastAsia="Times New Roman" w:hAnsi="Georgia" w:cs="Times New Roman"/>
          <w:sz w:val="24"/>
          <w:szCs w:val="24"/>
          <w:lang w:bidi="ar-SA"/>
        </w:rPr>
        <w:t xml:space="preserve">for those who </w:t>
      </w:r>
      <w:r w:rsidR="00F92758" w:rsidRPr="00C82006">
        <w:rPr>
          <w:rFonts w:ascii="Georgia" w:eastAsia="Times New Roman" w:hAnsi="Georgia" w:cs="Times New Roman"/>
          <w:sz w:val="24"/>
          <w:szCs w:val="24"/>
          <w:lang w:bidi="ar-SA"/>
        </w:rPr>
        <w:t xml:space="preserve">are </w:t>
      </w:r>
      <w:r w:rsidR="0068218E" w:rsidRPr="00C82006">
        <w:rPr>
          <w:rFonts w:ascii="Georgia" w:eastAsia="Times New Roman" w:hAnsi="Georgia" w:cs="Times New Roman"/>
          <w:sz w:val="24"/>
          <w:szCs w:val="24"/>
          <w:lang w:bidi="ar-SA"/>
        </w:rPr>
        <w:t>frequently lost inside of buildings</w:t>
      </w:r>
      <w:r w:rsidR="00D97EA7" w:rsidRPr="00C82006">
        <w:rPr>
          <w:rFonts w:ascii="Georgia" w:eastAsia="Times New Roman" w:hAnsi="Georgia" w:cs="Times New Roman"/>
          <w:sz w:val="24"/>
          <w:szCs w:val="24"/>
          <w:lang w:bidi="ar-SA"/>
        </w:rPr>
        <w:t>.</w:t>
      </w:r>
    </w:p>
    <w:p w:rsidR="00D97EA7" w:rsidRPr="008B5073" w:rsidRDefault="00CA37EA" w:rsidP="00C82006">
      <w:pPr>
        <w:spacing w:after="0" w:line="300" w:lineRule="auto"/>
        <w:ind w:firstLine="720"/>
        <w:jc w:val="both"/>
        <w:rPr>
          <w:rFonts w:ascii="Georgia" w:hAnsi="Georgia"/>
          <w:sz w:val="24"/>
          <w:szCs w:val="24"/>
        </w:rPr>
      </w:pPr>
      <w:r w:rsidRPr="00CA37EA">
        <w:rPr>
          <w:rFonts w:ascii="Georgia" w:hAnsi="Georgia"/>
          <w:sz w:val="24"/>
          <w:szCs w:val="24"/>
        </w:rPr>
        <w:t xml:space="preserve">This application also has great potential for future expansion and additions.  One possible addition is an onscreen map that follows the user’s movements inside of the building.  This will be useful for users with partial or no vision impairment, giving them additional information about their environment and final destination.  An onscreen map would also be useful if the user wishes to share the application’s directions with a sighted person (e.g., a sighted person who is new to the building and trying to locate a specific room).  Another possible extension is the addition of warnings about possible safety risks inside the building.  The user could be warned vocally about dangers which would otherwise be unknown to the visually disabled.  Examples of this would be posted warnings signs, open stairwells, or any other possible dangers in the building.  </w:t>
      </w:r>
    </w:p>
    <w:p w:rsidR="00D97EA7" w:rsidRPr="008B5073" w:rsidRDefault="00CA37EA" w:rsidP="00C82006">
      <w:pPr>
        <w:spacing w:after="0" w:line="300" w:lineRule="auto"/>
        <w:ind w:firstLine="720"/>
        <w:jc w:val="both"/>
        <w:rPr>
          <w:rFonts w:ascii="Georgia" w:eastAsia="Times New Roman" w:hAnsi="Georgia" w:cs="Times New Roman"/>
          <w:sz w:val="24"/>
          <w:szCs w:val="24"/>
          <w:lang w:bidi="ar-SA"/>
        </w:rPr>
      </w:pPr>
      <w:r w:rsidRPr="00CA37EA">
        <w:rPr>
          <w:rFonts w:ascii="Georgia" w:hAnsi="Georgia"/>
          <w:sz w:val="24"/>
          <w:szCs w:val="24"/>
        </w:rPr>
        <w:t>Digital Eyes has the potential to be a transformative technology offering practical capabilities as a navigational aid for the visually disabled. There are also many intriguing and extremely viable options for future expansion of the application.</w:t>
      </w:r>
    </w:p>
    <w:p w:rsidR="00F62F28" w:rsidRPr="00712DF6" w:rsidRDefault="00334B6D" w:rsidP="00C82006">
      <w:pPr>
        <w:spacing w:after="0" w:line="300" w:lineRule="auto"/>
        <w:jc w:val="both"/>
        <w:rPr>
          <w:rFonts w:ascii="Georgia" w:eastAsia="Times New Roman" w:hAnsi="Georgia" w:cs="Times New Roman"/>
          <w:sz w:val="24"/>
          <w:szCs w:val="24"/>
          <w:highlight w:val="yellow"/>
          <w:lang w:bidi="ar-SA"/>
        </w:rPr>
      </w:pPr>
      <w:r w:rsidRPr="001705E1">
        <w:rPr>
          <w:rFonts w:ascii="Georgia" w:hAnsi="Georgia"/>
          <w:b/>
          <w:u w:val="single"/>
        </w:rPr>
        <w:br w:type="page"/>
      </w:r>
    </w:p>
    <w:p w:rsidR="00481341" w:rsidRPr="001705E1" w:rsidRDefault="00F36D3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Fitting the Imagine Cup Theme</w:t>
      </w:r>
    </w:p>
    <w:p w:rsidR="00410E52" w:rsidRPr="001705E1" w:rsidRDefault="00410E52" w:rsidP="00F43286">
      <w:pPr>
        <w:autoSpaceDE w:val="0"/>
        <w:autoSpaceDN w:val="0"/>
        <w:adjustRightInd w:val="0"/>
        <w:spacing w:after="0" w:line="240" w:lineRule="auto"/>
        <w:rPr>
          <w:rFonts w:ascii="Georgia" w:eastAsia="TTE222DCB0t00" w:hAnsi="Georgia" w:cs="TTE222DCB0t00"/>
          <w:sz w:val="24"/>
          <w:szCs w:val="24"/>
          <w:lang w:bidi="ar-SA"/>
        </w:rPr>
      </w:pPr>
      <w:bookmarkStart w:id="17" w:name="_Toc78691236"/>
    </w:p>
    <w:p w:rsidR="00E24510" w:rsidDel="00A62F4D" w:rsidRDefault="00AB21A9" w:rsidP="00B02EDF">
      <w:pPr>
        <w:autoSpaceDE w:val="0"/>
        <w:autoSpaceDN w:val="0"/>
        <w:adjustRightInd w:val="0"/>
        <w:spacing w:after="0" w:line="300" w:lineRule="auto"/>
        <w:ind w:firstLine="720"/>
        <w:jc w:val="both"/>
        <w:rPr>
          <w:del w:id="18" w:author="Melissa" w:date="2011-02-15T15:13:00Z"/>
          <w:rFonts w:ascii="Georgia" w:hAnsi="Georgia"/>
          <w:sz w:val="24"/>
          <w:lang w:bidi="ar-SA"/>
        </w:rPr>
      </w:pPr>
      <w:ins w:id="19" w:author="Melissa" w:date="2011-02-15T15:18:00Z">
        <w:r w:rsidRPr="001705E1">
          <w:rPr>
            <w:rFonts w:ascii="Georgia" w:eastAsia="TTE222DCB0t00" w:hAnsi="Georgia" w:cs="TTE222DCB0t00"/>
            <w:sz w:val="24"/>
            <w:szCs w:val="17"/>
            <w:lang w:bidi="ar-SA"/>
          </w:rPr>
          <w:t xml:space="preserve">This </w:t>
        </w:r>
        <w:r>
          <w:rPr>
            <w:rFonts w:ascii="Georgia" w:eastAsia="TTE222DCB0t00" w:hAnsi="Georgia" w:cs="TTE222DCB0t00"/>
            <w:sz w:val="24"/>
            <w:szCs w:val="17"/>
            <w:lang w:bidi="ar-SA"/>
          </w:rPr>
          <w:t>project</w:t>
        </w:r>
        <w:r w:rsidRPr="001705E1">
          <w:rPr>
            <w:rFonts w:ascii="Georgia" w:eastAsia="TTE222DCB0t00" w:hAnsi="Georgia" w:cs="TTE222DCB0t00"/>
            <w:sz w:val="24"/>
            <w:szCs w:val="17"/>
            <w:lang w:bidi="ar-SA"/>
          </w:rPr>
          <w:t xml:space="preserve"> </w:t>
        </w:r>
        <w:r>
          <w:rPr>
            <w:rFonts w:ascii="Georgia" w:eastAsia="TTE222DCB0t00" w:hAnsi="Georgia" w:cs="TTE222DCB0t00"/>
            <w:sz w:val="24"/>
            <w:szCs w:val="17"/>
            <w:lang w:bidi="ar-SA"/>
          </w:rPr>
          <w:t xml:space="preserve">is focused on </w:t>
        </w:r>
        <w:r w:rsidRPr="001705E1">
          <w:rPr>
            <w:rFonts w:ascii="Georgia" w:eastAsia="TTE222DCB0t00" w:hAnsi="Georgia" w:cs="TTE222DCB0t00"/>
            <w:sz w:val="24"/>
            <w:szCs w:val="17"/>
            <w:lang w:bidi="ar-SA"/>
          </w:rPr>
          <w:t xml:space="preserve">a </w:t>
        </w:r>
        <w:r w:rsidRPr="001705E1">
          <w:rPr>
            <w:rFonts w:ascii="Georgia" w:eastAsia="TTE222DCB0t00" w:hAnsi="Georgia" w:cs="TTE222DCB0t00"/>
            <w:sz w:val="24"/>
            <w:szCs w:val="24"/>
            <w:lang w:bidi="ar-SA"/>
          </w:rPr>
          <w:t>Windows Mobile Application</w:t>
        </w:r>
        <w:r w:rsidRPr="001705E1">
          <w:rPr>
            <w:rFonts w:ascii="Georgia" w:eastAsia="Times New Roman" w:hAnsi="Georgia" w:cs="Times New Roman"/>
            <w:sz w:val="24"/>
            <w:szCs w:val="24"/>
            <w:lang w:bidi="ar-SA"/>
          </w:rPr>
          <w:t xml:space="preserve"> that will work as a navigation system </w:t>
        </w:r>
        <w:r>
          <w:rPr>
            <w:rFonts w:ascii="Georgia" w:eastAsia="Times New Roman" w:hAnsi="Georgia" w:cs="Times New Roman"/>
            <w:sz w:val="24"/>
            <w:szCs w:val="24"/>
            <w:lang w:bidi="ar-SA"/>
          </w:rPr>
          <w:t>to</w:t>
        </w:r>
        <w:r w:rsidRPr="001705E1">
          <w:rPr>
            <w:rFonts w:ascii="Georgia" w:eastAsia="Times New Roman" w:hAnsi="Georgia" w:cs="Times New Roman"/>
            <w:sz w:val="24"/>
            <w:szCs w:val="24"/>
            <w:lang w:bidi="ar-SA"/>
          </w:rPr>
          <w:t xml:space="preserve"> help the visually impaired maneuver within buildings.  </w:t>
        </w:r>
        <w:r w:rsidRPr="001705E1">
          <w:rPr>
            <w:rFonts w:ascii="Georgia" w:hAnsi="Georgia"/>
            <w:sz w:val="24"/>
            <w:szCs w:val="24"/>
            <w:lang w:bidi="ar-SA"/>
          </w:rPr>
          <w:t>It addresses one main problem</w:t>
        </w:r>
        <w:r w:rsidRPr="001705E1">
          <w:rPr>
            <w:rFonts w:ascii="Georgia" w:eastAsia="TTE222DCB0t00" w:hAnsi="Georgia" w:cs="TTE222DCB0t00"/>
            <w:sz w:val="24"/>
            <w:szCs w:val="24"/>
            <w:lang w:bidi="ar-SA"/>
          </w:rPr>
          <w:t xml:space="preserve"> </w:t>
        </w:r>
        <w:r w:rsidRPr="001705E1">
          <w:rPr>
            <w:rFonts w:ascii="Georgia" w:hAnsi="Georgia"/>
            <w:sz w:val="24"/>
            <w:szCs w:val="24"/>
            <w:lang w:bidi="ar-SA"/>
          </w:rPr>
          <w:t>identified as a Millen</w:t>
        </w:r>
        <w:r>
          <w:rPr>
            <w:rFonts w:ascii="Georgia" w:hAnsi="Georgia"/>
            <w:sz w:val="24"/>
            <w:szCs w:val="24"/>
            <w:lang w:bidi="ar-SA"/>
          </w:rPr>
          <w:t xml:space="preserve">nium Goal – universal education.  </w:t>
        </w:r>
        <w:r>
          <w:rPr>
            <w:rFonts w:ascii="Georgia" w:hAnsi="Georgia"/>
            <w:sz w:val="24"/>
            <w:lang w:bidi="ar-SA"/>
          </w:rPr>
          <w:t>Living life with a physical disability has its own struggles in and of itself.  But with this application, there is the potential to give so many people another chance at their dreams.  With Digital Eyes, a person with visual impairments could have the confidence to take their education to the next level.  It could even be the deciding factor for some to attend college, giving them a sense of independence.</w:t>
        </w:r>
      </w:ins>
      <w:del w:id="20" w:author="Melissa" w:date="2011-02-15T15:18:00Z">
        <w:r w:rsidR="00E24510" w:rsidRPr="001705E1" w:rsidDel="00AB21A9">
          <w:rPr>
            <w:rFonts w:ascii="Georgia" w:hAnsi="Georgia"/>
            <w:sz w:val="24"/>
            <w:szCs w:val="24"/>
            <w:lang w:bidi="ar-SA"/>
          </w:rPr>
          <w:delText xml:space="preserve">  </w:delText>
        </w:r>
      </w:del>
      <w:ins w:id="21" w:author="Melissa" w:date="2011-02-15T15:19:00Z">
        <w:r>
          <w:rPr>
            <w:rFonts w:ascii="Georgia" w:hAnsi="Georgia"/>
            <w:sz w:val="24"/>
            <w:szCs w:val="24"/>
            <w:lang w:bidi="ar-SA"/>
          </w:rPr>
          <w:t xml:space="preserve">  </w:t>
        </w:r>
      </w:ins>
      <w:r w:rsidR="00E24510" w:rsidRPr="001705E1">
        <w:rPr>
          <w:rFonts w:ascii="Georgia" w:hAnsi="Georgia"/>
          <w:sz w:val="24"/>
          <w:lang w:bidi="ar-SA"/>
        </w:rPr>
        <w:t xml:space="preserve">The overall quality of life for people with visual impairments can be improved </w:t>
      </w:r>
      <w:ins w:id="22" w:author="Melissa" w:date="2011-02-15T15:19:00Z">
        <w:r>
          <w:rPr>
            <w:rFonts w:ascii="Georgia" w:hAnsi="Georgia"/>
            <w:sz w:val="24"/>
            <w:lang w:bidi="ar-SA"/>
          </w:rPr>
          <w:t xml:space="preserve">greatly </w:t>
        </w:r>
      </w:ins>
      <w:r w:rsidR="00E24510" w:rsidRPr="001705E1">
        <w:rPr>
          <w:rFonts w:ascii="Georgia" w:hAnsi="Georgia"/>
          <w:sz w:val="24"/>
          <w:lang w:bidi="ar-SA"/>
        </w:rPr>
        <w:t xml:space="preserve">by extending </w:t>
      </w:r>
      <w:r w:rsidR="00E24510" w:rsidRPr="00220219">
        <w:rPr>
          <w:rFonts w:ascii="Georgia" w:hAnsi="Georgia"/>
          <w:sz w:val="24"/>
          <w:szCs w:val="24"/>
          <w:lang w:bidi="ar-SA"/>
        </w:rPr>
        <w:t>this</w:t>
      </w:r>
      <w:r w:rsidR="000E602E" w:rsidRPr="000E602E">
        <w:rPr>
          <w:rFonts w:ascii="Georgia" w:hAnsi="Georgia"/>
          <w:sz w:val="24"/>
          <w:szCs w:val="24"/>
          <w:lang w:bidi="ar-SA"/>
        </w:rPr>
        <w:t xml:space="preserve"> </w:t>
      </w:r>
      <w:r w:rsidR="00E24510" w:rsidRPr="00220219">
        <w:rPr>
          <w:rFonts w:ascii="Georgia" w:hAnsi="Georgia"/>
          <w:sz w:val="24"/>
          <w:szCs w:val="24"/>
          <w:lang w:bidi="ar-SA"/>
        </w:rPr>
        <w:t>system</w:t>
      </w:r>
      <w:r w:rsidR="00E24510" w:rsidRPr="001705E1">
        <w:rPr>
          <w:rFonts w:ascii="Georgia" w:hAnsi="Georgia"/>
          <w:sz w:val="24"/>
          <w:lang w:bidi="ar-SA"/>
        </w:rPr>
        <w:t xml:space="preserve"> and adding the extra functionality for all buildings at any campus location</w:t>
      </w:r>
      <w:del w:id="23" w:author="Melissa" w:date="2011-02-15T15:16:00Z">
        <w:r w:rsidR="000B55B5" w:rsidDel="00421D02">
          <w:rPr>
            <w:rFonts w:ascii="Georgia" w:hAnsi="Georgia"/>
            <w:sz w:val="24"/>
            <w:lang w:bidi="ar-SA"/>
          </w:rPr>
          <w:delText>.</w:delText>
        </w:r>
      </w:del>
      <w:del w:id="24" w:author="Melissa" w:date="2011-02-15T15:12:00Z">
        <w:r w:rsidR="00A62F4D" w:rsidDel="00A62F4D">
          <w:rPr>
            <w:rFonts w:ascii="Georgia" w:hAnsi="Georgia"/>
            <w:sz w:val="24"/>
            <w:lang w:bidi="ar-SA"/>
          </w:rPr>
          <w:delText xml:space="preserve"> </w:delText>
        </w:r>
      </w:del>
      <w:ins w:id="25" w:author="Melissa" w:date="2011-02-15T15:16:00Z">
        <w:r w:rsidR="00421D02">
          <w:rPr>
            <w:rFonts w:ascii="Georgia" w:hAnsi="Georgia"/>
            <w:sz w:val="24"/>
            <w:lang w:bidi="ar-SA"/>
          </w:rPr>
          <w:t xml:space="preserve"> </w:t>
        </w:r>
      </w:ins>
    </w:p>
    <w:p w:rsidR="000B55B5" w:rsidRDefault="000B55B5" w:rsidP="00B02EDF">
      <w:pPr>
        <w:autoSpaceDE w:val="0"/>
        <w:autoSpaceDN w:val="0"/>
        <w:adjustRightInd w:val="0"/>
        <w:spacing w:after="0" w:line="300" w:lineRule="auto"/>
        <w:ind w:firstLine="720"/>
        <w:jc w:val="both"/>
        <w:rPr>
          <w:rFonts w:ascii="Georgia" w:hAnsi="Georgia"/>
          <w:sz w:val="24"/>
          <w:lang w:bidi="ar-SA"/>
        </w:rPr>
      </w:pPr>
    </w:p>
    <w:p w:rsidR="000B55B5" w:rsidRPr="001705E1" w:rsidRDefault="000E602E" w:rsidP="00B02EDF">
      <w:pPr>
        <w:autoSpaceDE w:val="0"/>
        <w:autoSpaceDN w:val="0"/>
        <w:adjustRightInd w:val="0"/>
        <w:spacing w:after="0" w:line="300" w:lineRule="auto"/>
        <w:ind w:firstLine="720"/>
        <w:jc w:val="both"/>
        <w:rPr>
          <w:rFonts w:ascii="Georgia" w:hAnsi="Georgia"/>
          <w:sz w:val="24"/>
          <w:szCs w:val="24"/>
          <w:lang w:bidi="ar-SA"/>
        </w:rPr>
      </w:pPr>
      <w:r w:rsidRPr="000E602E">
        <w:rPr>
          <w:rFonts w:ascii="Georgia" w:hAnsi="Georgia"/>
          <w:sz w:val="24"/>
          <w:highlight w:val="yellow"/>
          <w:lang w:bidi="ar-SA"/>
        </w:rPr>
        <w:t>I think this connection is not very strong. Please try to think a bit more and extend</w:t>
      </w:r>
    </w:p>
    <w:p w:rsidR="00F43286" w:rsidRPr="001705E1" w:rsidRDefault="00BB73E7" w:rsidP="005228F9">
      <w:pPr>
        <w:rPr>
          <w:rFonts w:ascii="Georgia" w:hAnsi="Georgia"/>
          <w:sz w:val="24"/>
          <w:szCs w:val="24"/>
        </w:rPr>
      </w:pPr>
      <w:r w:rsidRPr="001705E1">
        <w:rPr>
          <w:rFonts w:ascii="Georgia" w:hAnsi="Georgia"/>
          <w:noProof/>
          <w:sz w:val="24"/>
          <w:szCs w:val="24"/>
          <w:lang w:bidi="ar-SA"/>
        </w:rPr>
        <w:drawing>
          <wp:anchor distT="0" distB="0" distL="114300" distR="114300" simplePos="0" relativeHeight="251666432" behindDoc="1" locked="0" layoutInCell="1" allowOverlap="1">
            <wp:simplePos x="0" y="0"/>
            <wp:positionH relativeFrom="column">
              <wp:posOffset>779145</wp:posOffset>
            </wp:positionH>
            <wp:positionV relativeFrom="paragraph">
              <wp:posOffset>1158240</wp:posOffset>
            </wp:positionV>
            <wp:extent cx="4892675" cy="1105535"/>
            <wp:effectExtent l="19050" t="0" r="3175" b="0"/>
            <wp:wrapTight wrapText="bothSides">
              <wp:wrapPolygon edited="0">
                <wp:start x="-84" y="0"/>
                <wp:lineTo x="-84" y="21215"/>
                <wp:lineTo x="21614" y="21215"/>
                <wp:lineTo x="21614" y="0"/>
                <wp:lineTo x="-8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892675" cy="1105535"/>
                    </a:xfrm>
                    <a:prstGeom prst="rect">
                      <a:avLst/>
                    </a:prstGeom>
                    <a:solidFill>
                      <a:srgbClr val="FFFFFF"/>
                    </a:solidFill>
                    <a:ln w="9525">
                      <a:noFill/>
                      <a:miter lim="800000"/>
                      <a:headEnd/>
                      <a:tailEnd/>
                    </a:ln>
                  </pic:spPr>
                </pic:pic>
              </a:graphicData>
            </a:graphic>
          </wp:anchor>
        </w:drawing>
      </w:r>
      <w:r w:rsidR="00F43286" w:rsidRPr="001705E1">
        <w:rPr>
          <w:rFonts w:ascii="Georgia" w:hAnsi="Georgia"/>
          <w:sz w:val="24"/>
          <w:szCs w:val="24"/>
        </w:rPr>
        <w:br w:type="page"/>
      </w:r>
    </w:p>
    <w:bookmarkEnd w:id="17"/>
    <w:p w:rsidR="00481341" w:rsidRPr="001705E1" w:rsidRDefault="00F36D31" w:rsidP="001B133C">
      <w:pPr>
        <w:pStyle w:val="Style16ptBoldBefore6ptAfter6ptTopSinglesolid"/>
        <w:shd w:val="clear" w:color="auto" w:fill="D99594" w:themeFill="accent2" w:themeFillTint="99"/>
        <w:rPr>
          <w:rFonts w:ascii="Georgia" w:hAnsi="Georgia"/>
        </w:rPr>
      </w:pPr>
      <w:r w:rsidRPr="001705E1">
        <w:rPr>
          <w:rFonts w:ascii="Georgia" w:hAnsi="Georgia"/>
        </w:rPr>
        <w:lastRenderedPageBreak/>
        <w:t>Video Presentation</w:t>
      </w:r>
    </w:p>
    <w:bookmarkEnd w:id="1"/>
    <w:bookmarkEnd w:id="3"/>
    <w:p w:rsidR="00AE12A2" w:rsidRPr="001705E1" w:rsidRDefault="00AE12A2" w:rsidP="00AE12A2">
      <w:pPr>
        <w:spacing w:after="0" w:line="240" w:lineRule="auto"/>
        <w:rPr>
          <w:rFonts w:ascii="Georgia" w:hAnsi="Georgia" w:cs="Calibri"/>
          <w:sz w:val="24"/>
          <w:szCs w:val="24"/>
        </w:rPr>
      </w:pPr>
    </w:p>
    <w:p w:rsidR="00527D2D" w:rsidRPr="001705E1" w:rsidRDefault="00527D2D" w:rsidP="00AE12A2">
      <w:pPr>
        <w:spacing w:after="0" w:line="300" w:lineRule="auto"/>
        <w:ind w:firstLine="720"/>
        <w:jc w:val="both"/>
        <w:rPr>
          <w:rFonts w:ascii="Georgia" w:eastAsia="Times New Roman" w:hAnsi="Georgia" w:cs="Times New Roman"/>
          <w:sz w:val="24"/>
          <w:szCs w:val="24"/>
          <w:lang w:bidi="ar-SA"/>
        </w:rPr>
      </w:pPr>
      <w:r w:rsidRPr="001705E1">
        <w:rPr>
          <w:rFonts w:ascii="Georgia" w:eastAsia="Times New Roman" w:hAnsi="Georgia" w:cs="Times New Roman"/>
          <w:sz w:val="24"/>
          <w:szCs w:val="24"/>
          <w:lang w:bidi="ar-SA"/>
        </w:rPr>
        <w:t xml:space="preserve">A compelling video </w:t>
      </w:r>
      <w:r w:rsidR="0034021A">
        <w:rPr>
          <w:rFonts w:ascii="Georgia" w:eastAsia="Times New Roman" w:hAnsi="Georgia" w:cs="Times New Roman"/>
          <w:sz w:val="24"/>
          <w:szCs w:val="24"/>
          <w:lang w:bidi="ar-SA"/>
        </w:rPr>
        <w:t>is being created that will</w:t>
      </w:r>
      <w:r w:rsidR="0034021A"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 xml:space="preserve">demonstrate a compassionate understanding of the </w:t>
      </w:r>
      <w:r w:rsidR="00462AB9">
        <w:rPr>
          <w:rFonts w:ascii="Georgia" w:eastAsia="Times New Roman" w:hAnsi="Georgia" w:cs="Times New Roman"/>
          <w:sz w:val="24"/>
          <w:szCs w:val="24"/>
          <w:lang w:bidi="ar-SA"/>
        </w:rPr>
        <w:t xml:space="preserve">daily </w:t>
      </w:r>
      <w:r w:rsidRPr="001705E1">
        <w:rPr>
          <w:rFonts w:ascii="Georgia" w:eastAsia="Times New Roman" w:hAnsi="Georgia" w:cs="Times New Roman"/>
          <w:sz w:val="24"/>
          <w:szCs w:val="24"/>
          <w:lang w:bidi="ar-SA"/>
        </w:rPr>
        <w:t xml:space="preserve">struggles </w:t>
      </w:r>
      <w:r w:rsidR="00462AB9">
        <w:rPr>
          <w:rFonts w:ascii="Georgia" w:eastAsia="Times New Roman" w:hAnsi="Georgia" w:cs="Times New Roman"/>
          <w:sz w:val="24"/>
          <w:szCs w:val="24"/>
          <w:lang w:bidi="ar-SA"/>
        </w:rPr>
        <w:t>faced by</w:t>
      </w:r>
      <w:r w:rsidR="00462AB9" w:rsidRPr="001705E1">
        <w:rPr>
          <w:rFonts w:ascii="Georgia" w:eastAsia="Times New Roman" w:hAnsi="Georgia" w:cs="Times New Roman"/>
          <w:sz w:val="24"/>
          <w:szCs w:val="24"/>
          <w:lang w:bidi="ar-SA"/>
        </w:rPr>
        <w:t xml:space="preserve"> </w:t>
      </w:r>
      <w:r w:rsidRPr="001705E1">
        <w:rPr>
          <w:rFonts w:ascii="Georgia" w:eastAsia="Times New Roman" w:hAnsi="Georgia" w:cs="Times New Roman"/>
          <w:sz w:val="24"/>
          <w:szCs w:val="24"/>
          <w:lang w:bidi="ar-SA"/>
        </w:rPr>
        <w:t>those with vision impairment</w:t>
      </w:r>
      <w:r w:rsidR="0034021A">
        <w:rPr>
          <w:rFonts w:ascii="Georgia" w:eastAsia="Times New Roman" w:hAnsi="Georgia" w:cs="Times New Roman"/>
          <w:sz w:val="24"/>
          <w:szCs w:val="24"/>
          <w:lang w:bidi="ar-SA"/>
        </w:rPr>
        <w:t>s</w:t>
      </w:r>
      <w:r w:rsidRPr="001705E1">
        <w:rPr>
          <w:rFonts w:ascii="Georgia" w:eastAsia="Times New Roman" w:hAnsi="Georgia" w:cs="Times New Roman"/>
          <w:sz w:val="24"/>
          <w:szCs w:val="24"/>
          <w:lang w:bidi="ar-SA"/>
        </w:rPr>
        <w:t xml:space="preserve">.  </w:t>
      </w:r>
      <w:r w:rsidR="00D76090">
        <w:rPr>
          <w:rFonts w:ascii="Georgia" w:eastAsia="Times New Roman" w:hAnsi="Georgia" w:cs="Times New Roman"/>
          <w:sz w:val="24"/>
          <w:szCs w:val="24"/>
          <w:lang w:bidi="ar-SA"/>
        </w:rPr>
        <w:t>The video will provide a motivation for the project that mentions vital statistics regarding the vision impaired population and the specific challenges that they face</w:t>
      </w:r>
      <w:r w:rsidR="00AE12A2" w:rsidRPr="001705E1">
        <w:rPr>
          <w:rFonts w:ascii="Georgia" w:eastAsia="Times New Roman" w:hAnsi="Georgia" w:cs="Times New Roman"/>
          <w:sz w:val="24"/>
          <w:szCs w:val="24"/>
          <w:lang w:bidi="ar-SA"/>
        </w:rPr>
        <w:t xml:space="preserve">.  The video </w:t>
      </w:r>
      <w:r w:rsidR="00D76090">
        <w:rPr>
          <w:rFonts w:ascii="Georgia" w:eastAsia="Times New Roman" w:hAnsi="Georgia" w:cs="Times New Roman"/>
          <w:sz w:val="24"/>
          <w:szCs w:val="24"/>
          <w:lang w:bidi="ar-SA"/>
        </w:rPr>
        <w:t xml:space="preserve">will provide a demonstration of </w:t>
      </w:r>
      <w:r w:rsidR="00462AB9">
        <w:rPr>
          <w:rFonts w:ascii="Georgia" w:eastAsia="Times New Roman" w:hAnsi="Georgia" w:cs="Times New Roman"/>
          <w:sz w:val="24"/>
          <w:szCs w:val="24"/>
          <w:lang w:bidi="ar-SA"/>
        </w:rPr>
        <w:t xml:space="preserve">Digital Eyes’ </w:t>
      </w:r>
      <w:r w:rsidR="00D76090">
        <w:rPr>
          <w:rFonts w:ascii="Georgia" w:eastAsia="Times New Roman" w:hAnsi="Georgia" w:cs="Times New Roman"/>
          <w:sz w:val="24"/>
          <w:szCs w:val="24"/>
          <w:lang w:bidi="ar-SA"/>
        </w:rPr>
        <w:t>project capabilities</w:t>
      </w:r>
      <w:r w:rsidR="00462AB9">
        <w:rPr>
          <w:rFonts w:ascii="Georgia" w:eastAsia="Times New Roman" w:hAnsi="Georgia" w:cs="Times New Roman"/>
          <w:sz w:val="24"/>
          <w:szCs w:val="24"/>
          <w:lang w:bidi="ar-SA"/>
        </w:rPr>
        <w:t>,</w:t>
      </w:r>
      <w:r w:rsidR="00D76090">
        <w:rPr>
          <w:rFonts w:ascii="Georgia" w:eastAsia="Times New Roman" w:hAnsi="Georgia" w:cs="Times New Roman"/>
          <w:sz w:val="24"/>
          <w:szCs w:val="24"/>
          <w:lang w:bidi="ar-SA"/>
        </w:rPr>
        <w:t xml:space="preserve"> as well as a </w:t>
      </w:r>
      <w:r w:rsidR="00462AB9">
        <w:rPr>
          <w:rFonts w:ascii="Georgia" w:eastAsia="Times New Roman" w:hAnsi="Georgia" w:cs="Times New Roman"/>
          <w:sz w:val="24"/>
          <w:szCs w:val="24"/>
          <w:lang w:bidi="ar-SA"/>
        </w:rPr>
        <w:t xml:space="preserve">description </w:t>
      </w:r>
      <w:r w:rsidR="00D76090">
        <w:rPr>
          <w:rFonts w:ascii="Georgia" w:eastAsia="Times New Roman" w:hAnsi="Georgia" w:cs="Times New Roman"/>
          <w:sz w:val="24"/>
          <w:szCs w:val="24"/>
          <w:lang w:bidi="ar-SA"/>
        </w:rPr>
        <w:t>of the technical achievements that were made in the development of the application. The video will also introduce the team members.</w:t>
      </w:r>
    </w:p>
    <w:p w:rsidR="00C752C4" w:rsidRPr="001705E1" w:rsidRDefault="00C752C4" w:rsidP="00F43286">
      <w:pPr>
        <w:spacing w:line="240" w:lineRule="auto"/>
        <w:rPr>
          <w:rFonts w:ascii="Georgia" w:hAnsi="Georgia"/>
          <w:sz w:val="24"/>
          <w:szCs w:val="24"/>
        </w:rPr>
      </w:pPr>
    </w:p>
    <w:p w:rsidR="00D25711" w:rsidRPr="001705E1" w:rsidRDefault="00305881" w:rsidP="00F43286">
      <w:pPr>
        <w:spacing w:line="240" w:lineRule="auto"/>
        <w:rPr>
          <w:rFonts w:ascii="Georgia" w:hAnsi="Georgia"/>
          <w:sz w:val="24"/>
          <w:szCs w:val="24"/>
        </w:rPr>
      </w:pPr>
      <w:r>
        <w:rPr>
          <w:rFonts w:ascii="Arial" w:hAnsi="Arial" w:cs="Arial"/>
          <w:noProof/>
          <w:lang w:bidi="ar-SA"/>
        </w:rPr>
        <w:drawing>
          <wp:anchor distT="0" distB="0" distL="114300" distR="114300" simplePos="0" relativeHeight="251678720" behindDoc="0" locked="0" layoutInCell="1" allowOverlap="1">
            <wp:simplePos x="0" y="0"/>
            <wp:positionH relativeFrom="column">
              <wp:posOffset>1162050</wp:posOffset>
            </wp:positionH>
            <wp:positionV relativeFrom="paragraph">
              <wp:posOffset>411480</wp:posOffset>
            </wp:positionV>
            <wp:extent cx="1894205" cy="1892300"/>
            <wp:effectExtent l="19050" t="0" r="0" b="0"/>
            <wp:wrapNone/>
            <wp:docPr id="20" name="il_fi" descr="http://www.howtobecomesomething.com/images/how-to-become-a-movie-pro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howtobecomesomething.com/images/how-to-become-a-movie-producer.jpg"/>
                    <pic:cNvPicPr>
                      <a:picLocks noChangeAspect="1" noChangeArrowheads="1"/>
                    </pic:cNvPicPr>
                  </pic:nvPicPr>
                  <pic:blipFill>
                    <a:blip r:embed="rId18"/>
                    <a:srcRect/>
                    <a:stretch>
                      <a:fillRect/>
                    </a:stretch>
                  </pic:blipFill>
                  <pic:spPr bwMode="auto">
                    <a:xfrm>
                      <a:off x="0" y="0"/>
                      <a:ext cx="1894205" cy="1892300"/>
                    </a:xfrm>
                    <a:prstGeom prst="rect">
                      <a:avLst/>
                    </a:prstGeom>
                    <a:noFill/>
                    <a:ln w="9525">
                      <a:noFill/>
                      <a:miter lim="800000"/>
                      <a:headEnd/>
                      <a:tailEnd/>
                    </a:ln>
                  </pic:spPr>
                </pic:pic>
              </a:graphicData>
            </a:graphic>
          </wp:anchor>
        </w:drawing>
      </w:r>
      <w:r>
        <w:rPr>
          <w:rFonts w:ascii="Arial" w:hAnsi="Arial" w:cs="Arial"/>
          <w:noProof/>
          <w:lang w:bidi="ar-SA"/>
        </w:rPr>
        <w:drawing>
          <wp:anchor distT="0" distB="0" distL="114300" distR="114300" simplePos="0" relativeHeight="251676672" behindDoc="0" locked="0" layoutInCell="1" allowOverlap="1">
            <wp:simplePos x="0" y="0"/>
            <wp:positionH relativeFrom="column">
              <wp:posOffset>3056255</wp:posOffset>
            </wp:positionH>
            <wp:positionV relativeFrom="paragraph">
              <wp:posOffset>1476375</wp:posOffset>
            </wp:positionV>
            <wp:extent cx="3544570" cy="297180"/>
            <wp:effectExtent l="19050" t="0" r="0" b="0"/>
            <wp:wrapNone/>
            <wp:docPr id="7" name="Picture 6" descr="font o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option #2.png"/>
                    <pic:cNvPicPr/>
                  </pic:nvPicPr>
                  <pic:blipFill>
                    <a:blip r:embed="rId9"/>
                    <a:stretch>
                      <a:fillRect/>
                    </a:stretch>
                  </pic:blipFill>
                  <pic:spPr>
                    <a:xfrm>
                      <a:off x="0" y="0"/>
                      <a:ext cx="3544570" cy="297180"/>
                    </a:xfrm>
                    <a:prstGeom prst="rect">
                      <a:avLst/>
                    </a:prstGeom>
                  </pic:spPr>
                </pic:pic>
              </a:graphicData>
            </a:graphic>
          </wp:anchor>
        </w:drawing>
      </w:r>
      <w:r>
        <w:rPr>
          <w:rFonts w:ascii="Arial" w:hAnsi="Arial" w:cs="Arial"/>
          <w:noProof/>
          <w:lang w:bidi="ar-SA"/>
        </w:rPr>
        <w:drawing>
          <wp:anchor distT="0" distB="0" distL="114300" distR="114300" simplePos="0" relativeHeight="251677696" behindDoc="0" locked="0" layoutInCell="1" allowOverlap="1">
            <wp:simplePos x="0" y="0"/>
            <wp:positionH relativeFrom="column">
              <wp:posOffset>-199390</wp:posOffset>
            </wp:positionH>
            <wp:positionV relativeFrom="paragraph">
              <wp:posOffset>368935</wp:posOffset>
            </wp:positionV>
            <wp:extent cx="1209040" cy="1807210"/>
            <wp:effectExtent l="19050" t="0" r="0" b="0"/>
            <wp:wrapNone/>
            <wp:docPr id="17" name="Picture 17" descr="http://producersalary.com/images/produ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ducersalary.com/images/producer.JPG"/>
                    <pic:cNvPicPr>
                      <a:picLocks noChangeAspect="1" noChangeArrowheads="1"/>
                    </pic:cNvPicPr>
                  </pic:nvPicPr>
                  <pic:blipFill>
                    <a:blip r:embed="rId19"/>
                    <a:srcRect/>
                    <a:stretch>
                      <a:fillRect/>
                    </a:stretch>
                  </pic:blipFill>
                  <pic:spPr bwMode="auto">
                    <a:xfrm>
                      <a:off x="0" y="0"/>
                      <a:ext cx="1209040" cy="1807210"/>
                    </a:xfrm>
                    <a:prstGeom prst="rect">
                      <a:avLst/>
                    </a:prstGeom>
                    <a:noFill/>
                    <a:ln w="9525">
                      <a:noFill/>
                      <a:miter lim="800000"/>
                      <a:headEnd/>
                      <a:tailEnd/>
                    </a:ln>
                  </pic:spPr>
                </pic:pic>
              </a:graphicData>
            </a:graphic>
          </wp:anchor>
        </w:drawing>
      </w:r>
      <w:r w:rsidR="008B5073">
        <w:rPr>
          <w:rFonts w:ascii="Georgia" w:hAnsi="Georgia"/>
        </w:rPr>
        <w:t xml:space="preserve">       </w:t>
      </w:r>
      <w:r w:rsidR="008B5073" w:rsidRPr="001705E1" w:rsidDel="008B5073">
        <w:rPr>
          <w:rFonts w:ascii="Georgia" w:hAnsi="Georgia"/>
        </w:rPr>
        <w:t xml:space="preserve"> </w:t>
      </w:r>
      <w:r w:rsidR="008B5073">
        <w:rPr>
          <w:rFonts w:ascii="Georgia" w:hAnsi="Georgia"/>
        </w:rPr>
        <w:t xml:space="preserve">  </w:t>
      </w:r>
      <w:r w:rsidR="00D25711" w:rsidRPr="001705E1">
        <w:rPr>
          <w:rFonts w:ascii="Georgia" w:hAnsi="Georgia"/>
          <w:sz w:val="24"/>
          <w:szCs w:val="24"/>
        </w:rPr>
        <w:br w:type="page"/>
      </w:r>
    </w:p>
    <w:p w:rsidR="0069797F" w:rsidRPr="001705E1" w:rsidRDefault="005C7DEE" w:rsidP="001B133C">
      <w:pPr>
        <w:pStyle w:val="Style16ptBoldBefore6ptAfter6ptTopSinglesolid"/>
        <w:shd w:val="clear" w:color="auto" w:fill="D99594" w:themeFill="accent2" w:themeFillTint="99"/>
        <w:rPr>
          <w:rFonts w:ascii="Georgia" w:hAnsi="Georgia"/>
        </w:rPr>
      </w:pPr>
      <w:r w:rsidRPr="001705E1">
        <w:rPr>
          <w:rFonts w:ascii="Georgia" w:hAnsi="Georgia"/>
          <w:noProof/>
          <w:lang w:bidi="ar-SA"/>
        </w:rPr>
        <w:lastRenderedPageBreak/>
        <w:drawing>
          <wp:anchor distT="0" distB="0" distL="114300" distR="114300" simplePos="0" relativeHeight="251668480" behindDoc="1" locked="0" layoutInCell="1" allowOverlap="1">
            <wp:simplePos x="0" y="0"/>
            <wp:positionH relativeFrom="column">
              <wp:posOffset>2277737</wp:posOffset>
            </wp:positionH>
            <wp:positionV relativeFrom="paragraph">
              <wp:posOffset>349786</wp:posOffset>
            </wp:positionV>
            <wp:extent cx="1498294" cy="2377238"/>
            <wp:effectExtent l="0" t="0" r="6656" b="0"/>
            <wp:wrapNone/>
            <wp:docPr id="8" name="Picture 0" descr="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1.png"/>
                    <pic:cNvPicPr/>
                  </pic:nvPicPr>
                  <pic:blipFill>
                    <a:blip r:embed="rId8" cstate="print"/>
                    <a:stretch>
                      <a:fillRect/>
                    </a:stretch>
                  </pic:blipFill>
                  <pic:spPr>
                    <a:xfrm>
                      <a:off x="0" y="0"/>
                      <a:ext cx="1499811" cy="2379644"/>
                    </a:xfrm>
                    <a:prstGeom prst="rect">
                      <a:avLst/>
                    </a:prstGeom>
                    <a:noFill/>
                  </pic:spPr>
                </pic:pic>
              </a:graphicData>
            </a:graphic>
          </wp:anchor>
        </w:drawing>
      </w:r>
      <w:r w:rsidR="00D25711" w:rsidRPr="001705E1">
        <w:rPr>
          <w:rFonts w:ascii="Georgia" w:hAnsi="Georgia"/>
        </w:rPr>
        <w:t>Meet the Team</w:t>
      </w:r>
    </w:p>
    <w:p w:rsidR="0069797F" w:rsidRPr="001705E1" w:rsidRDefault="0069797F" w:rsidP="00EB2D85">
      <w:pPr>
        <w:spacing w:line="25" w:lineRule="atLeast"/>
        <w:rPr>
          <w:rFonts w:ascii="Georgia" w:hAnsi="Georgia"/>
          <w:b/>
          <w:bCs/>
          <w:sz w:val="2"/>
        </w:rPr>
      </w:pPr>
    </w:p>
    <w:p w:rsidR="005C7DEE" w:rsidRPr="001705E1" w:rsidRDefault="005C7DEE" w:rsidP="00EB2D85">
      <w:pPr>
        <w:spacing w:line="25" w:lineRule="atLeast"/>
        <w:rPr>
          <w:rFonts w:ascii="Georgia" w:hAnsi="Georgia"/>
          <w:b/>
          <w:bCs/>
          <w:sz w:val="2"/>
        </w:rPr>
      </w:pPr>
    </w:p>
    <w:p w:rsidR="005C7DEE" w:rsidRPr="001705E1" w:rsidRDefault="005C7DEE" w:rsidP="00EB2D85">
      <w:pPr>
        <w:spacing w:line="25" w:lineRule="atLeast"/>
        <w:rPr>
          <w:rFonts w:ascii="Georgia" w:hAnsi="Georgia"/>
          <w:b/>
          <w:bCs/>
          <w:sz w:val="2"/>
        </w:rPr>
      </w:pPr>
    </w:p>
    <w:p w:rsidR="00972658" w:rsidRPr="001705E1" w:rsidRDefault="00972658" w:rsidP="00EB2D85">
      <w:pPr>
        <w:spacing w:line="25" w:lineRule="atLeast"/>
        <w:rPr>
          <w:rFonts w:ascii="Georgia" w:hAnsi="Georgia"/>
          <w:b/>
          <w:bCs/>
          <w:sz w:val="2"/>
        </w:rPr>
      </w:pPr>
    </w:p>
    <w:p w:rsidR="00243F55" w:rsidRPr="001705E1" w:rsidRDefault="00243F55" w:rsidP="00662BF5">
      <w:pPr>
        <w:widowControl w:val="0"/>
        <w:spacing w:line="240" w:lineRule="auto"/>
        <w:rPr>
          <w:rFonts w:ascii="Georgia" w:hAnsi="Georgia"/>
          <w:b/>
          <w:bCs/>
          <w:sz w:val="24"/>
          <w:szCs w:val="24"/>
        </w:rPr>
      </w:pPr>
      <w:r w:rsidRPr="001705E1">
        <w:rPr>
          <w:rFonts w:ascii="Georgia" w:hAnsi="Georgia"/>
          <w:b/>
          <w:bCs/>
          <w:sz w:val="24"/>
          <w:szCs w:val="24"/>
        </w:rPr>
        <w:t>Leah Boling</w:t>
      </w:r>
    </w:p>
    <w:p w:rsidR="00243F55" w:rsidRPr="001705E1" w:rsidRDefault="00243F55" w:rsidP="00662BF5">
      <w:pPr>
        <w:widowControl w:val="0"/>
        <w:spacing w:line="300" w:lineRule="auto"/>
        <w:ind w:firstLine="720"/>
        <w:jc w:val="both"/>
        <w:rPr>
          <w:rFonts w:ascii="Georgia" w:hAnsi="Georgia"/>
          <w:sz w:val="24"/>
          <w:szCs w:val="24"/>
        </w:rPr>
      </w:pPr>
      <w:r w:rsidRPr="001705E1">
        <w:rPr>
          <w:rFonts w:ascii="Georgia" w:hAnsi="Georgia"/>
          <w:sz w:val="24"/>
          <w:szCs w:val="24"/>
        </w:rPr>
        <w:t>L</w:t>
      </w:r>
      <w:r w:rsidR="00192C9D" w:rsidRPr="001705E1">
        <w:rPr>
          <w:rFonts w:ascii="Georgia" w:hAnsi="Georgia"/>
          <w:sz w:val="24"/>
          <w:szCs w:val="24"/>
        </w:rPr>
        <w:t xml:space="preserve">eah was born in Nashville, TN. </w:t>
      </w:r>
      <w:r w:rsidRPr="001705E1">
        <w:rPr>
          <w:rFonts w:ascii="Georgia" w:hAnsi="Georgia"/>
          <w:sz w:val="24"/>
          <w:szCs w:val="24"/>
        </w:rPr>
        <w:t>She began her colle</w:t>
      </w:r>
      <w:r w:rsidR="00192C9D" w:rsidRPr="001705E1">
        <w:rPr>
          <w:rFonts w:ascii="Georgia" w:hAnsi="Georgia"/>
          <w:sz w:val="24"/>
          <w:szCs w:val="24"/>
        </w:rPr>
        <w:t xml:space="preserve">ge career in the </w:t>
      </w:r>
      <w:r w:rsidR="00EB4FD8">
        <w:rPr>
          <w:rFonts w:ascii="Georgia" w:hAnsi="Georgia"/>
          <w:sz w:val="24"/>
          <w:szCs w:val="24"/>
        </w:rPr>
        <w:t>F</w:t>
      </w:r>
      <w:r w:rsidR="00192C9D" w:rsidRPr="001705E1">
        <w:rPr>
          <w:rFonts w:ascii="Georgia" w:hAnsi="Georgia"/>
          <w:sz w:val="24"/>
          <w:szCs w:val="24"/>
        </w:rPr>
        <w:t xml:space="preserve">all of 2008. </w:t>
      </w:r>
      <w:r w:rsidR="000F7D40" w:rsidRPr="001705E1">
        <w:rPr>
          <w:rFonts w:ascii="Georgia" w:hAnsi="Georgia"/>
          <w:sz w:val="24"/>
          <w:szCs w:val="24"/>
        </w:rPr>
        <w:t xml:space="preserve"> </w:t>
      </w:r>
      <w:r w:rsidRPr="001705E1">
        <w:rPr>
          <w:rFonts w:ascii="Georgia" w:hAnsi="Georgia"/>
          <w:sz w:val="24"/>
          <w:szCs w:val="24"/>
        </w:rPr>
        <w:t xml:space="preserve">Since then, she had the privilege of working on </w:t>
      </w:r>
      <w:r w:rsidR="00EB4FD8">
        <w:rPr>
          <w:rFonts w:ascii="Georgia" w:hAnsi="Georgia"/>
          <w:sz w:val="24"/>
          <w:szCs w:val="24"/>
        </w:rPr>
        <w:t>a</w:t>
      </w:r>
      <w:r w:rsidR="00E502BA">
        <w:rPr>
          <w:rFonts w:ascii="Georgia" w:hAnsi="Georgia"/>
          <w:sz w:val="24"/>
          <w:szCs w:val="24"/>
        </w:rPr>
        <w:t xml:space="preserve"> S</w:t>
      </w:r>
      <w:r w:rsidR="00EB4FD8">
        <w:rPr>
          <w:rFonts w:ascii="Georgia" w:hAnsi="Georgia"/>
          <w:sz w:val="24"/>
          <w:szCs w:val="24"/>
        </w:rPr>
        <w:t>martphone</w:t>
      </w:r>
      <w:r w:rsidRPr="001705E1">
        <w:rPr>
          <w:rFonts w:ascii="Georgia" w:hAnsi="Georgia"/>
          <w:sz w:val="24"/>
          <w:szCs w:val="24"/>
        </w:rPr>
        <w:t xml:space="preserve"> application, mentor</w:t>
      </w:r>
      <w:r w:rsidR="00E1495D">
        <w:rPr>
          <w:rFonts w:ascii="Georgia" w:hAnsi="Georgia"/>
          <w:sz w:val="24"/>
          <w:szCs w:val="24"/>
        </w:rPr>
        <w:t>ing</w:t>
      </w:r>
      <w:r w:rsidRPr="001705E1">
        <w:rPr>
          <w:rFonts w:ascii="Georgia" w:hAnsi="Georgia"/>
          <w:sz w:val="24"/>
          <w:szCs w:val="24"/>
        </w:rPr>
        <w:t xml:space="preserve"> freshmen in Python, and work</w:t>
      </w:r>
      <w:r w:rsidR="00E1495D">
        <w:rPr>
          <w:rFonts w:ascii="Georgia" w:hAnsi="Georgia"/>
          <w:sz w:val="24"/>
          <w:szCs w:val="24"/>
        </w:rPr>
        <w:t>ing</w:t>
      </w:r>
      <w:r w:rsidRPr="001705E1">
        <w:rPr>
          <w:rFonts w:ascii="Georgia" w:hAnsi="Georgia"/>
          <w:sz w:val="24"/>
          <w:szCs w:val="24"/>
        </w:rPr>
        <w:t xml:space="preserve"> with a pr</w:t>
      </w:r>
      <w:r w:rsidR="00192C9D" w:rsidRPr="001705E1">
        <w:rPr>
          <w:rFonts w:ascii="Georgia" w:hAnsi="Georgia"/>
          <w:sz w:val="24"/>
          <w:szCs w:val="24"/>
        </w:rPr>
        <w:t>ofessor on a research pro</w:t>
      </w:r>
      <w:r w:rsidR="000F7D40" w:rsidRPr="001705E1">
        <w:rPr>
          <w:rFonts w:ascii="Georgia" w:hAnsi="Georgia"/>
          <w:sz w:val="24"/>
          <w:szCs w:val="24"/>
        </w:rPr>
        <w:t xml:space="preserve">ject.  </w:t>
      </w:r>
      <w:r w:rsidRPr="001705E1">
        <w:rPr>
          <w:rFonts w:ascii="Georgia" w:hAnsi="Georgia"/>
          <w:sz w:val="24"/>
          <w:szCs w:val="24"/>
        </w:rPr>
        <w:t xml:space="preserve">She will graduate from </w:t>
      </w:r>
      <w:r w:rsidR="00462AB9">
        <w:rPr>
          <w:rFonts w:ascii="Georgia" w:hAnsi="Georgia"/>
          <w:sz w:val="24"/>
          <w:szCs w:val="24"/>
        </w:rPr>
        <w:t>t</w:t>
      </w:r>
      <w:r w:rsidRPr="001705E1">
        <w:rPr>
          <w:rFonts w:ascii="Georgia" w:hAnsi="Georgia"/>
          <w:sz w:val="24"/>
          <w:szCs w:val="24"/>
        </w:rPr>
        <w:t>he University of Alabama this May with a Bachelors of Science in</w:t>
      </w:r>
      <w:r w:rsidR="00192C9D" w:rsidRPr="001705E1">
        <w:rPr>
          <w:rFonts w:ascii="Georgia" w:hAnsi="Georgia"/>
          <w:sz w:val="24"/>
          <w:szCs w:val="24"/>
        </w:rPr>
        <w:t xml:space="preserve"> Computer Science.</w:t>
      </w:r>
      <w:r w:rsidR="000F7D40" w:rsidRPr="001705E1">
        <w:rPr>
          <w:rFonts w:ascii="Georgia" w:hAnsi="Georgia"/>
          <w:sz w:val="24"/>
          <w:szCs w:val="24"/>
        </w:rPr>
        <w:t xml:space="preserve"> </w:t>
      </w:r>
      <w:r w:rsidR="00192C9D" w:rsidRPr="001705E1">
        <w:rPr>
          <w:rFonts w:ascii="Georgia" w:hAnsi="Georgia"/>
          <w:sz w:val="24"/>
          <w:szCs w:val="24"/>
        </w:rPr>
        <w:t xml:space="preserve"> </w:t>
      </w:r>
      <w:r w:rsidRPr="001705E1">
        <w:rPr>
          <w:rFonts w:ascii="Georgia" w:hAnsi="Georgia"/>
          <w:sz w:val="24"/>
          <w:szCs w:val="24"/>
        </w:rPr>
        <w:t>Leah and her husband plan to move to</w:t>
      </w:r>
      <w:r w:rsidR="00192C9D" w:rsidRPr="001705E1">
        <w:rPr>
          <w:rFonts w:ascii="Georgia" w:hAnsi="Georgia"/>
          <w:sz w:val="24"/>
          <w:szCs w:val="24"/>
        </w:rPr>
        <w:t xml:space="preserve"> Pennsylvania upon </w:t>
      </w:r>
      <w:r w:rsidR="00F62F28" w:rsidRPr="001705E1">
        <w:rPr>
          <w:rFonts w:ascii="Georgia" w:hAnsi="Georgia"/>
          <w:sz w:val="24"/>
          <w:szCs w:val="24"/>
        </w:rPr>
        <w:t>graduation</w:t>
      </w:r>
      <w:r w:rsidR="00F62F28">
        <w:rPr>
          <w:rFonts w:ascii="Georgia" w:hAnsi="Georgia"/>
          <w:sz w:val="24"/>
          <w:szCs w:val="24"/>
        </w:rPr>
        <w:t xml:space="preserve"> where</w:t>
      </w:r>
      <w:r w:rsidR="00C03540">
        <w:rPr>
          <w:rFonts w:ascii="Georgia" w:hAnsi="Georgia"/>
          <w:sz w:val="24"/>
          <w:szCs w:val="24"/>
        </w:rPr>
        <w:t xml:space="preserve"> s</w:t>
      </w:r>
      <w:r w:rsidRPr="001705E1">
        <w:rPr>
          <w:rFonts w:ascii="Georgia" w:hAnsi="Georgia"/>
          <w:sz w:val="24"/>
          <w:szCs w:val="24"/>
        </w:rPr>
        <w:t>he will begin her professional career in Software Engineering.</w:t>
      </w:r>
    </w:p>
    <w:p w:rsidR="00DC72FD" w:rsidRPr="001705E1" w:rsidRDefault="00C260E4" w:rsidP="00662BF5">
      <w:pPr>
        <w:widowControl w:val="0"/>
        <w:spacing w:before="28" w:after="28" w:line="240" w:lineRule="auto"/>
        <w:jc w:val="both"/>
        <w:rPr>
          <w:rFonts w:ascii="Georgia" w:eastAsia="Times New Roman" w:hAnsi="Georgia"/>
          <w:b/>
          <w:bCs/>
          <w:sz w:val="24"/>
          <w:szCs w:val="24"/>
        </w:rPr>
      </w:pPr>
      <w:r w:rsidRPr="001705E1">
        <w:rPr>
          <w:rFonts w:ascii="Georgia" w:eastAsia="Times New Roman" w:hAnsi="Georgia"/>
          <w:b/>
          <w:bCs/>
          <w:sz w:val="24"/>
          <w:szCs w:val="24"/>
        </w:rPr>
        <w:t>Melissa Bowman</w:t>
      </w:r>
    </w:p>
    <w:p w:rsidR="00023C21" w:rsidRPr="001705E1" w:rsidRDefault="00C260E4" w:rsidP="00EB2D85">
      <w:pPr>
        <w:pStyle w:val="Heading2"/>
        <w:widowControl w:val="0"/>
        <w:spacing w:line="300" w:lineRule="auto"/>
        <w:ind w:firstLine="720"/>
        <w:jc w:val="both"/>
        <w:rPr>
          <w:rFonts w:ascii="Georgia" w:eastAsia="Times New Roman" w:hAnsi="Georgia"/>
          <w:b w:val="0"/>
          <w:sz w:val="24"/>
          <w:szCs w:val="24"/>
        </w:rPr>
      </w:pPr>
      <w:r w:rsidRPr="001705E1">
        <w:rPr>
          <w:rFonts w:ascii="Georgia" w:hAnsi="Georgia"/>
          <w:b w:val="0"/>
          <w:sz w:val="24"/>
          <w:szCs w:val="24"/>
        </w:rPr>
        <w:t>Melissa is in her 5</w:t>
      </w:r>
      <w:r w:rsidRPr="001705E1">
        <w:rPr>
          <w:rFonts w:ascii="Georgia" w:hAnsi="Georgia"/>
          <w:b w:val="0"/>
          <w:sz w:val="24"/>
          <w:szCs w:val="24"/>
          <w:vertAlign w:val="superscript"/>
        </w:rPr>
        <w:t>th</w:t>
      </w:r>
      <w:r w:rsidRPr="001705E1">
        <w:rPr>
          <w:rFonts w:ascii="Georgia" w:hAnsi="Georgia"/>
          <w:b w:val="0"/>
          <w:sz w:val="24"/>
          <w:szCs w:val="24"/>
        </w:rPr>
        <w:t xml:space="preserve"> and final year of </w:t>
      </w:r>
      <w:r w:rsidR="00EE7507">
        <w:rPr>
          <w:rFonts w:ascii="Georgia" w:hAnsi="Georgia"/>
          <w:b w:val="0"/>
          <w:sz w:val="24"/>
          <w:szCs w:val="24"/>
        </w:rPr>
        <w:t xml:space="preserve">completing </w:t>
      </w:r>
      <w:r w:rsidRPr="001705E1">
        <w:rPr>
          <w:rFonts w:ascii="Georgia" w:hAnsi="Georgia"/>
          <w:b w:val="0"/>
          <w:sz w:val="24"/>
          <w:szCs w:val="24"/>
        </w:rPr>
        <w:t xml:space="preserve">her Bachelor of Science degree in Computer Science </w:t>
      </w:r>
      <w:r w:rsidR="00023C21" w:rsidRPr="001705E1">
        <w:rPr>
          <w:rFonts w:ascii="Georgia" w:hAnsi="Georgia"/>
          <w:b w:val="0"/>
          <w:sz w:val="24"/>
          <w:szCs w:val="24"/>
        </w:rPr>
        <w:t xml:space="preserve">at the University of Alabama. </w:t>
      </w:r>
      <w:r w:rsidR="000F7D40" w:rsidRPr="001705E1">
        <w:rPr>
          <w:rFonts w:ascii="Georgia" w:hAnsi="Georgia"/>
          <w:b w:val="0"/>
          <w:sz w:val="24"/>
          <w:szCs w:val="24"/>
        </w:rPr>
        <w:t xml:space="preserve"> </w:t>
      </w:r>
      <w:r w:rsidRPr="001705E1">
        <w:rPr>
          <w:rFonts w:ascii="Georgia" w:hAnsi="Georgia"/>
          <w:b w:val="0"/>
          <w:sz w:val="24"/>
          <w:szCs w:val="24"/>
        </w:rPr>
        <w:t xml:space="preserve">She has been a member of the Association </w:t>
      </w:r>
      <w:r w:rsidR="00EB4FD8">
        <w:rPr>
          <w:rFonts w:ascii="Georgia" w:hAnsi="Georgia"/>
          <w:b w:val="0"/>
          <w:sz w:val="24"/>
          <w:szCs w:val="24"/>
        </w:rPr>
        <w:t xml:space="preserve">for </w:t>
      </w:r>
      <w:r w:rsidRPr="001705E1">
        <w:rPr>
          <w:rFonts w:ascii="Georgia" w:hAnsi="Georgia"/>
          <w:b w:val="0"/>
          <w:sz w:val="24"/>
          <w:szCs w:val="24"/>
        </w:rPr>
        <w:t xml:space="preserve">Computing Machinery </w:t>
      </w:r>
      <w:r w:rsidR="00EE7507">
        <w:rPr>
          <w:rFonts w:ascii="Georgia" w:hAnsi="Georgia"/>
          <w:b w:val="0"/>
          <w:sz w:val="24"/>
          <w:szCs w:val="24"/>
        </w:rPr>
        <w:t>throughout</w:t>
      </w:r>
      <w:bookmarkStart w:id="26" w:name="_GoBack"/>
      <w:bookmarkEnd w:id="26"/>
      <w:r w:rsidR="00EE7507" w:rsidRPr="001705E1">
        <w:rPr>
          <w:rFonts w:ascii="Georgia" w:hAnsi="Georgia"/>
          <w:b w:val="0"/>
          <w:sz w:val="24"/>
          <w:szCs w:val="24"/>
        </w:rPr>
        <w:t xml:space="preserve"> </w:t>
      </w:r>
      <w:r w:rsidR="00023C21" w:rsidRPr="001705E1">
        <w:rPr>
          <w:rFonts w:ascii="Georgia" w:hAnsi="Georgia"/>
          <w:b w:val="0"/>
          <w:sz w:val="24"/>
          <w:szCs w:val="24"/>
        </w:rPr>
        <w:t xml:space="preserve">her college career. </w:t>
      </w:r>
      <w:r w:rsidR="000F7D40" w:rsidRPr="001705E1">
        <w:rPr>
          <w:rFonts w:ascii="Georgia" w:hAnsi="Georgia"/>
          <w:b w:val="0"/>
          <w:sz w:val="24"/>
          <w:szCs w:val="24"/>
        </w:rPr>
        <w:t xml:space="preserve"> </w:t>
      </w:r>
      <w:r w:rsidRPr="001705E1">
        <w:rPr>
          <w:rFonts w:ascii="Georgia" w:hAnsi="Georgia"/>
          <w:b w:val="0"/>
          <w:sz w:val="24"/>
          <w:szCs w:val="24"/>
        </w:rPr>
        <w:t xml:space="preserve">Melissa had the privilege of working on a project that harvested perishable </w:t>
      </w:r>
      <w:r w:rsidR="00462AB9">
        <w:rPr>
          <w:rFonts w:ascii="Georgia" w:hAnsi="Georgia"/>
          <w:b w:val="0"/>
          <w:sz w:val="24"/>
          <w:szCs w:val="24"/>
        </w:rPr>
        <w:t>m</w:t>
      </w:r>
      <w:r w:rsidR="00DC72FD" w:rsidRPr="001705E1">
        <w:rPr>
          <w:rFonts w:ascii="Georgia" w:hAnsi="Georgia"/>
          <w:b w:val="0"/>
          <w:sz w:val="24"/>
          <w:szCs w:val="24"/>
        </w:rPr>
        <w:t>eta</w:t>
      </w:r>
      <w:r w:rsidRPr="001705E1">
        <w:rPr>
          <w:rFonts w:ascii="Georgia" w:hAnsi="Georgia"/>
          <w:b w:val="0"/>
          <w:sz w:val="24"/>
          <w:szCs w:val="24"/>
        </w:rPr>
        <w:t xml:space="preserve">data through the use of </w:t>
      </w:r>
      <w:r w:rsidR="00DC72FD" w:rsidRPr="001705E1">
        <w:rPr>
          <w:rFonts w:ascii="Georgia" w:hAnsi="Georgia"/>
          <w:b w:val="0"/>
          <w:sz w:val="24"/>
          <w:szCs w:val="24"/>
        </w:rPr>
        <w:t>Media Wiki</w:t>
      </w:r>
      <w:r w:rsidRPr="001705E1">
        <w:rPr>
          <w:rFonts w:ascii="Georgia" w:hAnsi="Georgia"/>
          <w:b w:val="0"/>
          <w:sz w:val="24"/>
          <w:szCs w:val="24"/>
        </w:rPr>
        <w:t>, allowing scientific files to be uploaded, in the field, to a website that could then be tagged, se</w:t>
      </w:r>
      <w:r w:rsidR="00023C21" w:rsidRPr="001705E1">
        <w:rPr>
          <w:rFonts w:ascii="Georgia" w:hAnsi="Georgia"/>
          <w:b w:val="0"/>
          <w:sz w:val="24"/>
          <w:szCs w:val="24"/>
        </w:rPr>
        <w:t xml:space="preserve">arched, downloaded and saved. </w:t>
      </w:r>
      <w:r w:rsidR="000F7D40" w:rsidRPr="001705E1">
        <w:rPr>
          <w:rFonts w:ascii="Georgia" w:hAnsi="Georgia"/>
          <w:b w:val="0"/>
          <w:sz w:val="24"/>
          <w:szCs w:val="24"/>
        </w:rPr>
        <w:t xml:space="preserve"> </w:t>
      </w:r>
      <w:r w:rsidRPr="001705E1">
        <w:rPr>
          <w:rFonts w:ascii="Georgia" w:hAnsi="Georgia"/>
          <w:b w:val="0"/>
          <w:sz w:val="24"/>
          <w:szCs w:val="24"/>
        </w:rPr>
        <w:t>She has also been an active member of Mu chapter of Theta Tau, the Co-ed Professional Engineering Fraternity o</w:t>
      </w:r>
      <w:r w:rsidR="00023C21" w:rsidRPr="001705E1">
        <w:rPr>
          <w:rFonts w:ascii="Georgia" w:hAnsi="Georgia"/>
          <w:b w:val="0"/>
          <w:sz w:val="24"/>
          <w:szCs w:val="24"/>
        </w:rPr>
        <w:t>n campus, for three years.</w:t>
      </w:r>
    </w:p>
    <w:p w:rsidR="00C260E4" w:rsidRPr="001705E1" w:rsidRDefault="00C260E4" w:rsidP="00662BF5">
      <w:pPr>
        <w:pStyle w:val="Heading2"/>
        <w:widowControl w:val="0"/>
        <w:spacing w:line="240" w:lineRule="auto"/>
        <w:rPr>
          <w:rFonts w:ascii="Georgia" w:eastAsia="Times New Roman" w:hAnsi="Georgia"/>
          <w:sz w:val="24"/>
          <w:szCs w:val="24"/>
        </w:rPr>
      </w:pPr>
      <w:r w:rsidRPr="001705E1">
        <w:rPr>
          <w:rFonts w:ascii="Georgia" w:hAnsi="Georgia"/>
          <w:sz w:val="24"/>
          <w:szCs w:val="24"/>
        </w:rPr>
        <w:t xml:space="preserve">Andrea Torske </w:t>
      </w:r>
    </w:p>
    <w:p w:rsidR="00C260E4" w:rsidRPr="001705E1" w:rsidRDefault="00C260E4" w:rsidP="00EB2D85">
      <w:pPr>
        <w:pStyle w:val="Heading2"/>
        <w:widowControl w:val="0"/>
        <w:spacing w:line="300" w:lineRule="auto"/>
        <w:ind w:firstLine="720"/>
        <w:jc w:val="both"/>
        <w:rPr>
          <w:rFonts w:ascii="Georgia" w:hAnsi="Georgia"/>
          <w:b w:val="0"/>
          <w:bCs w:val="0"/>
          <w:sz w:val="24"/>
          <w:szCs w:val="24"/>
        </w:rPr>
      </w:pPr>
      <w:r w:rsidRPr="001705E1">
        <w:rPr>
          <w:rFonts w:ascii="Georgia" w:hAnsi="Georgia"/>
          <w:b w:val="0"/>
          <w:bCs w:val="0"/>
          <w:sz w:val="24"/>
          <w:szCs w:val="24"/>
        </w:rPr>
        <w:t xml:space="preserve">Andrea is a junior </w:t>
      </w:r>
      <w:r w:rsidR="00EB4FD8">
        <w:rPr>
          <w:rFonts w:ascii="Georgia" w:hAnsi="Georgia"/>
          <w:b w:val="0"/>
          <w:bCs w:val="0"/>
          <w:sz w:val="24"/>
          <w:szCs w:val="24"/>
        </w:rPr>
        <w:t>C</w:t>
      </w:r>
      <w:r w:rsidRPr="001705E1">
        <w:rPr>
          <w:rFonts w:ascii="Georgia" w:hAnsi="Georgia"/>
          <w:b w:val="0"/>
          <w:bCs w:val="0"/>
          <w:sz w:val="24"/>
          <w:szCs w:val="24"/>
        </w:rPr>
        <w:t xml:space="preserve">omputer </w:t>
      </w:r>
      <w:r w:rsidR="00EB4FD8">
        <w:rPr>
          <w:rFonts w:ascii="Georgia" w:hAnsi="Georgia"/>
          <w:b w:val="0"/>
          <w:bCs w:val="0"/>
          <w:sz w:val="24"/>
          <w:szCs w:val="24"/>
        </w:rPr>
        <w:t>S</w:t>
      </w:r>
      <w:r w:rsidRPr="001705E1">
        <w:rPr>
          <w:rFonts w:ascii="Georgia" w:hAnsi="Georgia"/>
          <w:b w:val="0"/>
          <w:bCs w:val="0"/>
          <w:sz w:val="24"/>
          <w:szCs w:val="24"/>
        </w:rPr>
        <w:t>cience majo</w:t>
      </w:r>
      <w:r w:rsidR="000F7D40" w:rsidRPr="001705E1">
        <w:rPr>
          <w:rFonts w:ascii="Georgia" w:hAnsi="Georgia"/>
          <w:b w:val="0"/>
          <w:bCs w:val="0"/>
          <w:sz w:val="24"/>
          <w:szCs w:val="24"/>
        </w:rPr>
        <w:t xml:space="preserve">r at the University of Alabama.  </w:t>
      </w:r>
      <w:r w:rsidRPr="001705E1">
        <w:rPr>
          <w:rFonts w:ascii="Georgia" w:hAnsi="Georgia"/>
          <w:b w:val="0"/>
          <w:bCs w:val="0"/>
          <w:sz w:val="24"/>
          <w:szCs w:val="24"/>
        </w:rPr>
        <w:t>She is a member of the University Scholars program and is working toward both her Bachelor</w:t>
      </w:r>
      <w:r w:rsidR="00462AB9">
        <w:rPr>
          <w:rFonts w:ascii="Georgia" w:hAnsi="Georgia"/>
          <w:b w:val="0"/>
          <w:bCs w:val="0"/>
          <w:sz w:val="24"/>
          <w:szCs w:val="24"/>
        </w:rPr>
        <w:t>’</w:t>
      </w:r>
      <w:r w:rsidRPr="001705E1">
        <w:rPr>
          <w:rFonts w:ascii="Georgia" w:hAnsi="Georgia"/>
          <w:b w:val="0"/>
          <w:bCs w:val="0"/>
          <w:sz w:val="24"/>
          <w:szCs w:val="24"/>
        </w:rPr>
        <w:t>s and Maste</w:t>
      </w:r>
      <w:r w:rsidR="00462AB9">
        <w:rPr>
          <w:rFonts w:ascii="Georgia" w:hAnsi="Georgia"/>
          <w:b w:val="0"/>
          <w:bCs w:val="0"/>
          <w:sz w:val="24"/>
          <w:szCs w:val="24"/>
        </w:rPr>
        <w:t>r’</w:t>
      </w:r>
      <w:r w:rsidRPr="001705E1">
        <w:rPr>
          <w:rFonts w:ascii="Georgia" w:hAnsi="Georgia"/>
          <w:b w:val="0"/>
          <w:bCs w:val="0"/>
          <w:sz w:val="24"/>
          <w:szCs w:val="24"/>
        </w:rPr>
        <w:t>s degrees</w:t>
      </w:r>
      <w:r w:rsidR="00EA71CE" w:rsidRPr="001705E1">
        <w:rPr>
          <w:rFonts w:ascii="Georgia" w:hAnsi="Georgia"/>
          <w:b w:val="0"/>
          <w:bCs w:val="0"/>
          <w:sz w:val="24"/>
          <w:szCs w:val="24"/>
        </w:rPr>
        <w:t xml:space="preserve"> simultaneously</w:t>
      </w:r>
      <w:r w:rsidR="000F7D40" w:rsidRPr="001705E1">
        <w:rPr>
          <w:rFonts w:ascii="Georgia" w:hAnsi="Georgia"/>
          <w:b w:val="0"/>
          <w:bCs w:val="0"/>
          <w:sz w:val="24"/>
          <w:szCs w:val="24"/>
        </w:rPr>
        <w:t xml:space="preserve">.  </w:t>
      </w:r>
      <w:r w:rsidRPr="001705E1">
        <w:rPr>
          <w:rFonts w:ascii="Georgia" w:hAnsi="Georgia"/>
          <w:b w:val="0"/>
          <w:bCs w:val="0"/>
          <w:sz w:val="24"/>
          <w:szCs w:val="24"/>
        </w:rPr>
        <w:t xml:space="preserve">She worked with Dr. Wenjun Zeng at the University of Missouri on a National Science Foundation funded project </w:t>
      </w:r>
      <w:r w:rsidR="00462AB9">
        <w:rPr>
          <w:rFonts w:ascii="Georgia" w:hAnsi="Georgia"/>
          <w:b w:val="0"/>
          <w:bCs w:val="0"/>
          <w:sz w:val="24"/>
          <w:szCs w:val="24"/>
        </w:rPr>
        <w:t>(</w:t>
      </w:r>
      <w:r w:rsidRPr="001705E1">
        <w:rPr>
          <w:rFonts w:ascii="Georgia" w:hAnsi="Georgia"/>
          <w:b w:val="0"/>
          <w:bCs w:val="0"/>
          <w:sz w:val="24"/>
          <w:szCs w:val="24"/>
        </w:rPr>
        <w:t>CSRF Protector</w:t>
      </w:r>
      <w:r w:rsidR="00462AB9">
        <w:rPr>
          <w:rFonts w:ascii="Georgia" w:hAnsi="Georgia"/>
          <w:b w:val="0"/>
          <w:bCs w:val="0"/>
          <w:sz w:val="24"/>
          <w:szCs w:val="24"/>
        </w:rPr>
        <w:t>)</w:t>
      </w:r>
      <w:r w:rsidRPr="001705E1">
        <w:rPr>
          <w:rFonts w:ascii="Georgia" w:hAnsi="Georgia"/>
          <w:b w:val="0"/>
          <w:bCs w:val="0"/>
          <w:sz w:val="24"/>
          <w:szCs w:val="24"/>
        </w:rPr>
        <w:t xml:space="preserve"> as an un</w:t>
      </w:r>
      <w:r w:rsidR="00EA71CE" w:rsidRPr="001705E1">
        <w:rPr>
          <w:rFonts w:ascii="Georgia" w:hAnsi="Georgia"/>
          <w:b w:val="0"/>
          <w:bCs w:val="0"/>
          <w:sz w:val="24"/>
          <w:szCs w:val="24"/>
        </w:rPr>
        <w:t xml:space="preserve">dergraduate student researcher. </w:t>
      </w:r>
      <w:r w:rsidR="000F7D40" w:rsidRPr="001705E1">
        <w:rPr>
          <w:rFonts w:ascii="Georgia" w:hAnsi="Georgia"/>
          <w:b w:val="0"/>
          <w:bCs w:val="0"/>
          <w:sz w:val="24"/>
          <w:szCs w:val="24"/>
        </w:rPr>
        <w:t xml:space="preserve"> </w:t>
      </w:r>
      <w:r w:rsidRPr="001705E1">
        <w:rPr>
          <w:rFonts w:ascii="Georgia" w:hAnsi="Georgia"/>
          <w:b w:val="0"/>
          <w:bCs w:val="0"/>
          <w:sz w:val="24"/>
          <w:szCs w:val="24"/>
        </w:rPr>
        <w:t>While at the University of Alabama she has also worked as a T</w:t>
      </w:r>
      <w:r w:rsidR="00EB4FD8">
        <w:rPr>
          <w:rFonts w:ascii="Georgia" w:hAnsi="Georgia"/>
          <w:b w:val="0"/>
          <w:bCs w:val="0"/>
          <w:sz w:val="24"/>
          <w:szCs w:val="24"/>
        </w:rPr>
        <w:t xml:space="preserve">eaching </w:t>
      </w:r>
      <w:r w:rsidRPr="001705E1">
        <w:rPr>
          <w:rFonts w:ascii="Georgia" w:hAnsi="Georgia"/>
          <w:b w:val="0"/>
          <w:bCs w:val="0"/>
          <w:sz w:val="24"/>
          <w:szCs w:val="24"/>
        </w:rPr>
        <w:t>A</w:t>
      </w:r>
      <w:r w:rsidR="00EB4FD8">
        <w:rPr>
          <w:rFonts w:ascii="Georgia" w:hAnsi="Georgia"/>
          <w:b w:val="0"/>
          <w:bCs w:val="0"/>
          <w:sz w:val="24"/>
          <w:szCs w:val="24"/>
        </w:rPr>
        <w:t>ssistant</w:t>
      </w:r>
      <w:r w:rsidRPr="001705E1">
        <w:rPr>
          <w:rFonts w:ascii="Georgia" w:hAnsi="Georgia"/>
          <w:b w:val="0"/>
          <w:bCs w:val="0"/>
          <w:sz w:val="24"/>
          <w:szCs w:val="24"/>
        </w:rPr>
        <w:t xml:space="preserve"> in begin</w:t>
      </w:r>
      <w:r w:rsidR="00EA71CE" w:rsidRPr="001705E1">
        <w:rPr>
          <w:rFonts w:ascii="Georgia" w:hAnsi="Georgia"/>
          <w:b w:val="0"/>
          <w:bCs w:val="0"/>
          <w:sz w:val="24"/>
          <w:szCs w:val="24"/>
        </w:rPr>
        <w:t xml:space="preserve">ning computer science courses. </w:t>
      </w:r>
      <w:r w:rsidR="000F7D40" w:rsidRPr="001705E1">
        <w:rPr>
          <w:rFonts w:ascii="Georgia" w:hAnsi="Georgia"/>
          <w:b w:val="0"/>
          <w:bCs w:val="0"/>
          <w:sz w:val="24"/>
          <w:szCs w:val="24"/>
        </w:rPr>
        <w:t xml:space="preserve"> </w:t>
      </w:r>
      <w:r w:rsidR="00EA71CE" w:rsidRPr="001705E1">
        <w:rPr>
          <w:rFonts w:ascii="Georgia" w:hAnsi="Georgia"/>
          <w:b w:val="0"/>
          <w:bCs w:val="0"/>
          <w:sz w:val="24"/>
          <w:szCs w:val="24"/>
        </w:rPr>
        <w:t>S</w:t>
      </w:r>
      <w:r w:rsidRPr="001705E1">
        <w:rPr>
          <w:rFonts w:ascii="Georgia" w:hAnsi="Georgia"/>
          <w:b w:val="0"/>
          <w:bCs w:val="0"/>
          <w:sz w:val="24"/>
          <w:szCs w:val="24"/>
        </w:rPr>
        <w:t>he has been a member of the cross-country and track teams at Alabama during her entire college career.</w:t>
      </w:r>
    </w:p>
    <w:p w:rsidR="001614C4" w:rsidRPr="001705E1" w:rsidRDefault="00243F55" w:rsidP="00662BF5">
      <w:pPr>
        <w:pStyle w:val="Heading2"/>
        <w:widowControl w:val="0"/>
        <w:spacing w:line="240" w:lineRule="auto"/>
        <w:rPr>
          <w:rFonts w:ascii="Georgia" w:hAnsi="Georgia"/>
          <w:sz w:val="24"/>
          <w:szCs w:val="24"/>
        </w:rPr>
      </w:pPr>
      <w:r w:rsidRPr="001705E1">
        <w:rPr>
          <w:rFonts w:ascii="Georgia" w:hAnsi="Georgia"/>
          <w:sz w:val="24"/>
          <w:szCs w:val="24"/>
        </w:rPr>
        <w:t xml:space="preserve">Elizabeth Williams </w:t>
      </w:r>
    </w:p>
    <w:p w:rsidR="00481341" w:rsidRPr="001705E1" w:rsidRDefault="00243F55" w:rsidP="00EB3E36">
      <w:pPr>
        <w:pStyle w:val="Heading2"/>
        <w:widowControl w:val="0"/>
        <w:spacing w:line="300" w:lineRule="auto"/>
        <w:ind w:firstLine="720"/>
        <w:jc w:val="both"/>
        <w:rPr>
          <w:rFonts w:ascii="Georgia" w:hAnsi="Georgia"/>
          <w:sz w:val="24"/>
          <w:szCs w:val="24"/>
        </w:rPr>
      </w:pPr>
      <w:r w:rsidRPr="001705E1">
        <w:rPr>
          <w:rFonts w:ascii="Georgia" w:hAnsi="Georgia"/>
          <w:b w:val="0"/>
          <w:bCs w:val="0"/>
          <w:sz w:val="24"/>
          <w:szCs w:val="24"/>
        </w:rPr>
        <w:t xml:space="preserve">Elizabeth is a junior </w:t>
      </w:r>
      <w:r w:rsidR="00EB4FD8">
        <w:rPr>
          <w:rFonts w:ascii="Georgia" w:hAnsi="Georgia"/>
          <w:b w:val="0"/>
          <w:bCs w:val="0"/>
          <w:sz w:val="24"/>
          <w:szCs w:val="24"/>
        </w:rPr>
        <w:t>C</w:t>
      </w:r>
      <w:r w:rsidRPr="001705E1">
        <w:rPr>
          <w:rFonts w:ascii="Georgia" w:hAnsi="Georgia"/>
          <w:b w:val="0"/>
          <w:bCs w:val="0"/>
          <w:sz w:val="24"/>
          <w:szCs w:val="24"/>
        </w:rPr>
        <w:t xml:space="preserve">omputer </w:t>
      </w:r>
      <w:r w:rsidR="00EB4FD8">
        <w:rPr>
          <w:rFonts w:ascii="Georgia" w:hAnsi="Georgia"/>
          <w:b w:val="0"/>
          <w:bCs w:val="0"/>
          <w:sz w:val="24"/>
          <w:szCs w:val="24"/>
        </w:rPr>
        <w:t>S</w:t>
      </w:r>
      <w:r w:rsidRPr="001705E1">
        <w:rPr>
          <w:rFonts w:ascii="Georgia" w:hAnsi="Georgia"/>
          <w:b w:val="0"/>
          <w:bCs w:val="0"/>
          <w:sz w:val="24"/>
          <w:szCs w:val="24"/>
        </w:rPr>
        <w:t>cience majo</w:t>
      </w:r>
      <w:r w:rsidR="00EA71CE" w:rsidRPr="001705E1">
        <w:rPr>
          <w:rFonts w:ascii="Georgia" w:hAnsi="Georgia"/>
          <w:b w:val="0"/>
          <w:bCs w:val="0"/>
          <w:sz w:val="24"/>
          <w:szCs w:val="24"/>
        </w:rPr>
        <w:t>r at the University of Alabama</w:t>
      </w:r>
      <w:r w:rsidR="000F7D40" w:rsidRPr="001705E1">
        <w:rPr>
          <w:rFonts w:ascii="Georgia" w:hAnsi="Georgia"/>
          <w:b w:val="0"/>
          <w:bCs w:val="0"/>
          <w:sz w:val="24"/>
          <w:szCs w:val="24"/>
        </w:rPr>
        <w:t xml:space="preserve">.  </w:t>
      </w:r>
      <w:r w:rsidRPr="001705E1">
        <w:rPr>
          <w:rFonts w:ascii="Georgia" w:hAnsi="Georgia"/>
          <w:b w:val="0"/>
          <w:bCs w:val="0"/>
          <w:sz w:val="24"/>
          <w:szCs w:val="24"/>
        </w:rPr>
        <w:t>She has participated in research on the National Science Foundation funded project T</w:t>
      </w:r>
      <w:r w:rsidR="00EA71CE" w:rsidRPr="001705E1">
        <w:rPr>
          <w:rFonts w:ascii="Georgia" w:hAnsi="Georgia"/>
          <w:b w:val="0"/>
          <w:bCs w:val="0"/>
          <w:sz w:val="24"/>
          <w:szCs w:val="24"/>
        </w:rPr>
        <w:t>ext-to-Art with Dr. Nic</w:t>
      </w:r>
      <w:r w:rsidR="00EB4FD8">
        <w:rPr>
          <w:rFonts w:ascii="Georgia" w:hAnsi="Georgia"/>
          <w:b w:val="0"/>
          <w:bCs w:val="0"/>
          <w:sz w:val="24"/>
          <w:szCs w:val="24"/>
        </w:rPr>
        <w:t>holas</w:t>
      </w:r>
      <w:r w:rsidR="00EA71CE" w:rsidRPr="001705E1">
        <w:rPr>
          <w:rFonts w:ascii="Georgia" w:hAnsi="Georgia"/>
          <w:b w:val="0"/>
          <w:bCs w:val="0"/>
          <w:sz w:val="24"/>
          <w:szCs w:val="24"/>
        </w:rPr>
        <w:t xml:space="preserve"> Kraft. </w:t>
      </w:r>
      <w:r w:rsidR="000F7D40" w:rsidRPr="001705E1">
        <w:rPr>
          <w:rFonts w:ascii="Georgia" w:hAnsi="Georgia"/>
          <w:b w:val="0"/>
          <w:bCs w:val="0"/>
          <w:sz w:val="24"/>
          <w:szCs w:val="24"/>
        </w:rPr>
        <w:t xml:space="preserve"> </w:t>
      </w:r>
      <w:r w:rsidRPr="001705E1">
        <w:rPr>
          <w:rFonts w:ascii="Georgia" w:hAnsi="Georgia"/>
          <w:b w:val="0"/>
          <w:bCs w:val="0"/>
          <w:sz w:val="24"/>
          <w:szCs w:val="24"/>
        </w:rPr>
        <w:t>She is also a member of University Stewards, an organization that assists the UA Admissions Off</w:t>
      </w:r>
      <w:r w:rsidR="00EA71CE" w:rsidRPr="001705E1">
        <w:rPr>
          <w:rFonts w:ascii="Georgia" w:hAnsi="Georgia"/>
          <w:b w:val="0"/>
          <w:bCs w:val="0"/>
          <w:sz w:val="24"/>
          <w:szCs w:val="24"/>
        </w:rPr>
        <w:t xml:space="preserve">ice in recruiting new students. </w:t>
      </w:r>
      <w:r w:rsidR="000F7D40" w:rsidRPr="001705E1">
        <w:rPr>
          <w:rFonts w:ascii="Georgia" w:hAnsi="Georgia"/>
          <w:b w:val="0"/>
          <w:bCs w:val="0"/>
          <w:sz w:val="24"/>
          <w:szCs w:val="24"/>
        </w:rPr>
        <w:t xml:space="preserve"> </w:t>
      </w:r>
      <w:r w:rsidRPr="001705E1">
        <w:rPr>
          <w:rFonts w:ascii="Georgia" w:hAnsi="Georgia"/>
          <w:b w:val="0"/>
          <w:bCs w:val="0"/>
          <w:sz w:val="24"/>
          <w:szCs w:val="24"/>
        </w:rPr>
        <w:t>Throughout her college career, she has mentored students in the CS 150 Beginning Programming course, volunteered at a local elementary school, and led groups of incoming f</w:t>
      </w:r>
      <w:r w:rsidR="00EA71CE" w:rsidRPr="001705E1">
        <w:rPr>
          <w:rFonts w:ascii="Georgia" w:hAnsi="Georgia"/>
          <w:b w:val="0"/>
          <w:bCs w:val="0"/>
          <w:sz w:val="24"/>
          <w:szCs w:val="24"/>
        </w:rPr>
        <w:t xml:space="preserve">reshmen to do service projects. </w:t>
      </w:r>
      <w:r w:rsidR="000F7D40" w:rsidRPr="001705E1">
        <w:rPr>
          <w:rFonts w:ascii="Georgia" w:hAnsi="Georgia"/>
          <w:b w:val="0"/>
          <w:bCs w:val="0"/>
          <w:sz w:val="24"/>
          <w:szCs w:val="24"/>
        </w:rPr>
        <w:t xml:space="preserve"> </w:t>
      </w:r>
      <w:r w:rsidRPr="001705E1">
        <w:rPr>
          <w:rFonts w:ascii="Georgia" w:hAnsi="Georgia"/>
          <w:b w:val="0"/>
          <w:bCs w:val="0"/>
          <w:sz w:val="24"/>
          <w:szCs w:val="24"/>
        </w:rPr>
        <w:t>She loves photography, traveling, and playing with her dogs.</w:t>
      </w:r>
    </w:p>
    <w:sectPr w:rsidR="00481341" w:rsidRPr="001705E1" w:rsidSect="001B133C">
      <w:footerReference w:type="default" r:id="rId20"/>
      <w:footerReference w:type="first" r:id="rId21"/>
      <w:pgSz w:w="12240" w:h="15840" w:code="1"/>
      <w:pgMar w:top="1080" w:right="1080" w:bottom="1080" w:left="1080" w:header="1080" w:footer="1080" w:gutter="0"/>
      <w:pgBorders>
        <w:top w:val="single" w:sz="48" w:space="31" w:color="D99594" w:themeColor="accent2" w:themeTint="99"/>
        <w:left w:val="single" w:sz="48" w:space="31" w:color="D99594" w:themeColor="accent2" w:themeTint="99"/>
        <w:bottom w:val="single" w:sz="48" w:space="31" w:color="D99594" w:themeColor="accent2" w:themeTint="99"/>
        <w:right w:val="single" w:sz="48" w:space="31" w:color="D99594" w:themeColor="accent2" w:themeTint="99"/>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07AE" w:rsidRDefault="000F07AE">
      <w:r>
        <w:separator/>
      </w:r>
    </w:p>
  </w:endnote>
  <w:endnote w:type="continuationSeparator" w:id="1">
    <w:p w:rsidR="000F07AE" w:rsidRDefault="000F07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ill Sans">
    <w:charset w:val="00"/>
    <w:family w:val="auto"/>
    <w:pitch w:val="variable"/>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TE222DCB0t0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E6" w:rsidRPr="002011A1" w:rsidRDefault="00C358E6" w:rsidP="00B939FB">
    <w:pPr>
      <w:pStyle w:val="Footer"/>
      <w:pBdr>
        <w:top w:val="single" w:sz="8" w:space="1" w:color="auto"/>
      </w:pBdr>
      <w:rPr>
        <w:rFonts w:cs="Arial"/>
        <w:b/>
        <w:sz w:val="20"/>
        <w:szCs w:val="20"/>
      </w:rPr>
    </w:pPr>
    <w:r w:rsidRPr="002011A1">
      <w:rPr>
        <w:rFonts w:cs="Arial"/>
        <w:b/>
        <w:sz w:val="20"/>
        <w:szCs w:val="20"/>
      </w:rPr>
      <w:t>Southern Sweethearts</w:t>
    </w:r>
    <w:r w:rsidRPr="002011A1">
      <w:rPr>
        <w:b/>
        <w:sz w:val="20"/>
        <w:szCs w:val="20"/>
      </w:rPr>
      <w:tab/>
      <w:t xml:space="preserve">Page </w:t>
    </w:r>
    <w:r w:rsidR="006D27DB" w:rsidRPr="002011A1">
      <w:rPr>
        <w:b/>
        <w:sz w:val="20"/>
        <w:szCs w:val="20"/>
      </w:rPr>
      <w:fldChar w:fldCharType="begin"/>
    </w:r>
    <w:r w:rsidRPr="002011A1">
      <w:rPr>
        <w:b/>
        <w:sz w:val="20"/>
        <w:szCs w:val="20"/>
      </w:rPr>
      <w:instrText xml:space="preserve"> PAGE </w:instrText>
    </w:r>
    <w:r w:rsidR="006D27DB" w:rsidRPr="002011A1">
      <w:rPr>
        <w:b/>
        <w:sz w:val="20"/>
        <w:szCs w:val="20"/>
      </w:rPr>
      <w:fldChar w:fldCharType="separate"/>
    </w:r>
    <w:r w:rsidR="005210EE">
      <w:rPr>
        <w:b/>
        <w:noProof/>
        <w:sz w:val="20"/>
        <w:szCs w:val="20"/>
      </w:rPr>
      <w:t>4</w:t>
    </w:r>
    <w:r w:rsidR="006D27DB" w:rsidRPr="002011A1">
      <w:rPr>
        <w:b/>
        <w:sz w:val="20"/>
        <w:szCs w:val="20"/>
      </w:rPr>
      <w:fldChar w:fldCharType="end"/>
    </w:r>
    <w:r w:rsidRPr="002011A1">
      <w:rPr>
        <w:b/>
        <w:sz w:val="20"/>
        <w:szCs w:val="20"/>
      </w:rPr>
      <w:tab/>
    </w:r>
    <w:r w:rsidR="006D27DB" w:rsidRPr="002011A1">
      <w:rPr>
        <w:b/>
        <w:sz w:val="20"/>
        <w:szCs w:val="20"/>
      </w:rPr>
      <w:fldChar w:fldCharType="begin"/>
    </w:r>
    <w:r w:rsidRPr="002011A1">
      <w:rPr>
        <w:b/>
        <w:sz w:val="20"/>
        <w:szCs w:val="20"/>
      </w:rPr>
      <w:instrText xml:space="preserve"> DATE \@ "M/d/yyyy" </w:instrText>
    </w:r>
    <w:r w:rsidR="006D27DB" w:rsidRPr="002011A1">
      <w:rPr>
        <w:b/>
        <w:sz w:val="20"/>
        <w:szCs w:val="20"/>
      </w:rPr>
      <w:fldChar w:fldCharType="separate"/>
    </w:r>
    <w:r w:rsidR="005210EE">
      <w:rPr>
        <w:b/>
        <w:noProof/>
        <w:sz w:val="20"/>
        <w:szCs w:val="20"/>
      </w:rPr>
      <w:t>2/15/2011</w:t>
    </w:r>
    <w:r w:rsidR="006D27DB" w:rsidRPr="002011A1">
      <w:rPr>
        <w:b/>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8E6" w:rsidRPr="002011A1" w:rsidRDefault="00C358E6" w:rsidP="007A1B85">
    <w:pPr>
      <w:pStyle w:val="Footer"/>
      <w:pBdr>
        <w:top w:val="single" w:sz="8" w:space="1" w:color="auto"/>
      </w:pBdr>
      <w:rPr>
        <w:rFonts w:cs="Arial"/>
        <w:b/>
        <w:sz w:val="20"/>
        <w:szCs w:val="18"/>
      </w:rPr>
    </w:pPr>
    <w:r w:rsidRPr="002011A1">
      <w:rPr>
        <w:rFonts w:cs="Arial"/>
        <w:b/>
        <w:sz w:val="20"/>
        <w:szCs w:val="18"/>
      </w:rPr>
      <w:t>Southern Sweethearts</w:t>
    </w:r>
    <w:r w:rsidRPr="002011A1">
      <w:rPr>
        <w:rFonts w:cs="Arial"/>
        <w:b/>
        <w:sz w:val="20"/>
        <w:szCs w:val="18"/>
      </w:rPr>
      <w:tab/>
      <w:t>Page 1</w:t>
    </w:r>
    <w:r w:rsidRPr="002011A1">
      <w:rPr>
        <w:rFonts w:cs="Arial"/>
        <w:b/>
        <w:sz w:val="20"/>
        <w:szCs w:val="18"/>
      </w:rPr>
      <w:tab/>
      <w:t>02/08/2011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07AE" w:rsidRDefault="000F07AE">
      <w:r>
        <w:separator/>
      </w:r>
    </w:p>
  </w:footnote>
  <w:footnote w:type="continuationSeparator" w:id="1">
    <w:p w:rsidR="000F07AE" w:rsidRDefault="000F07A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pt;height:8pt" o:bullet="t">
        <v:imagedata r:id="rId1" o:title="BD14830_"/>
      </v:shape>
    </w:pict>
  </w:numPicBullet>
  <w:abstractNum w:abstractNumId="0">
    <w:nsid w:val="FFFFFFFE"/>
    <w:multiLevelType w:val="singleLevel"/>
    <w:tmpl w:val="C936A806"/>
    <w:lvl w:ilvl="0">
      <w:numFmt w:val="bullet"/>
      <w:lvlText w:val="*"/>
      <w:lvlJc w:val="left"/>
    </w:lvl>
  </w:abstractNum>
  <w:abstractNum w:abstractNumId="1">
    <w:nsid w:val="029A7BFD"/>
    <w:multiLevelType w:val="hybridMultilevel"/>
    <w:tmpl w:val="A21ECA08"/>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
    <w:nsid w:val="03200F82"/>
    <w:multiLevelType w:val="hybridMultilevel"/>
    <w:tmpl w:val="529E040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ED4331"/>
    <w:multiLevelType w:val="hybridMultilevel"/>
    <w:tmpl w:val="0686A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B293749"/>
    <w:multiLevelType w:val="hybridMultilevel"/>
    <w:tmpl w:val="60A639F6"/>
    <w:lvl w:ilvl="0" w:tplc="04090003">
      <w:start w:val="1"/>
      <w:numFmt w:val="bullet"/>
      <w:lvlText w:val="o"/>
      <w:lvlJc w:val="left"/>
      <w:pPr>
        <w:tabs>
          <w:tab w:val="num" w:pos="720"/>
        </w:tabs>
        <w:ind w:left="720" w:hanging="360"/>
      </w:pPr>
      <w:rPr>
        <w:rFonts w:ascii="Courier New" w:hAnsi="Courier New" w:cs="Courier New"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232877B1"/>
    <w:multiLevelType w:val="hybridMultilevel"/>
    <w:tmpl w:val="A24E224C"/>
    <w:lvl w:ilvl="0" w:tplc="372E64A8">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6925AD"/>
    <w:multiLevelType w:val="hybridMultilevel"/>
    <w:tmpl w:val="AFE2F0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48F46AF"/>
    <w:multiLevelType w:val="hybridMultilevel"/>
    <w:tmpl w:val="D264C1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B8A4EF3"/>
    <w:multiLevelType w:val="multilevel"/>
    <w:tmpl w:val="4D7CF9D8"/>
    <w:lvl w:ilvl="0">
      <w:start w:val="1"/>
      <w:numFmt w:val="bullet"/>
      <w:lvlText w:val="o"/>
      <w:lvlJc w:val="left"/>
      <w:pPr>
        <w:tabs>
          <w:tab w:val="num" w:pos="360"/>
        </w:tabs>
        <w:ind w:left="360" w:hanging="360"/>
      </w:pPr>
      <w:rPr>
        <w:rFonts w:ascii="Courier New" w:hAnsi="Courier New" w:cs="Courier New" w:hint="default"/>
      </w:r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9">
    <w:nsid w:val="3FAF6D86"/>
    <w:multiLevelType w:val="hybridMultilevel"/>
    <w:tmpl w:val="4D7CF9D8"/>
    <w:lvl w:ilvl="0" w:tplc="04090003">
      <w:start w:val="1"/>
      <w:numFmt w:val="bullet"/>
      <w:lvlText w:val="o"/>
      <w:lvlJc w:val="left"/>
      <w:pPr>
        <w:tabs>
          <w:tab w:val="num" w:pos="360"/>
        </w:tabs>
        <w:ind w:left="360" w:hanging="360"/>
      </w:pPr>
      <w:rPr>
        <w:rFonts w:ascii="Courier New" w:hAnsi="Courier New" w:cs="Courier New"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0">
    <w:nsid w:val="3FDE7533"/>
    <w:multiLevelType w:val="hybridMultilevel"/>
    <w:tmpl w:val="59243D44"/>
    <w:lvl w:ilvl="0" w:tplc="04090003">
      <w:start w:val="1"/>
      <w:numFmt w:val="bullet"/>
      <w:lvlText w:val="o"/>
      <w:lvlJc w:val="left"/>
      <w:pPr>
        <w:tabs>
          <w:tab w:val="num" w:pos="720"/>
        </w:tabs>
        <w:ind w:left="720" w:hanging="360"/>
      </w:pPr>
      <w:rPr>
        <w:rFonts w:ascii="Courier New" w:hAnsi="Courier New" w:cs="Courier New"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4262472"/>
    <w:multiLevelType w:val="hybridMultilevel"/>
    <w:tmpl w:val="EB188E0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92128DD"/>
    <w:multiLevelType w:val="hybridMultilevel"/>
    <w:tmpl w:val="A7BC70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B374C8C"/>
    <w:multiLevelType w:val="hybridMultilevel"/>
    <w:tmpl w:val="B7DCFAD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9682D3C"/>
    <w:multiLevelType w:val="hybridMultilevel"/>
    <w:tmpl w:val="0D48DAD2"/>
    <w:lvl w:ilvl="0" w:tplc="C30067CC">
      <w:start w:val="1"/>
      <w:numFmt w:val="bullet"/>
      <w:lvlText w:val=""/>
      <w:lvlPicBulletId w:val="0"/>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0E6269C"/>
    <w:multiLevelType w:val="hybridMultilevel"/>
    <w:tmpl w:val="F014B0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6A90632E"/>
    <w:multiLevelType w:val="hybridMultilevel"/>
    <w:tmpl w:val="4A4CB7BE"/>
    <w:lvl w:ilvl="0" w:tplc="C30067CC">
      <w:start w:val="1"/>
      <w:numFmt w:val="bullet"/>
      <w:lvlText w:val=""/>
      <w:lvlPicBulletId w:val="0"/>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7F832267"/>
    <w:multiLevelType w:val="multilevel"/>
    <w:tmpl w:val="F82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2"/>
  </w:num>
  <w:num w:numId="4">
    <w:abstractNumId w:val="7"/>
  </w:num>
  <w:num w:numId="5">
    <w:abstractNumId w:val="3"/>
  </w:num>
  <w:num w:numId="6">
    <w:abstractNumId w:val="11"/>
  </w:num>
  <w:num w:numId="7">
    <w:abstractNumId w:val="13"/>
  </w:num>
  <w:num w:numId="8">
    <w:abstractNumId w:val="10"/>
  </w:num>
  <w:num w:numId="9">
    <w:abstractNumId w:val="4"/>
  </w:num>
  <w:num w:numId="10">
    <w:abstractNumId w:val="2"/>
  </w:num>
  <w:num w:numId="11">
    <w:abstractNumId w:val="16"/>
  </w:num>
  <w:num w:numId="12">
    <w:abstractNumId w:val="9"/>
  </w:num>
  <w:num w:numId="13">
    <w:abstractNumId w:val="8"/>
  </w:num>
  <w:num w:numId="14">
    <w:abstractNumId w:val="1"/>
  </w:num>
  <w:num w:numId="15">
    <w:abstractNumId w:val="0"/>
    <w:lvlOverride w:ilvl="0">
      <w:lvl w:ilvl="0">
        <w:start w:val="1"/>
        <w:numFmt w:val="bullet"/>
        <w:lvlText w:val=""/>
        <w:legacy w:legacy="1" w:legacySpace="120" w:legacyIndent="360"/>
        <w:lvlJc w:val="left"/>
        <w:pPr>
          <w:ind w:left="720" w:hanging="360"/>
        </w:pPr>
        <w:rPr>
          <w:rFonts w:ascii="Wingdings" w:hAnsi="Wingdings" w:hint="default"/>
        </w:rPr>
      </w:lvl>
    </w:lvlOverride>
  </w:num>
  <w:num w:numId="16">
    <w:abstractNumId w:val="17"/>
  </w:num>
  <w:num w:numId="17">
    <w:abstractNumId w:val="15"/>
  </w:num>
  <w:num w:numId="18">
    <w:abstractNumId w:val="5"/>
  </w:num>
  <w:num w:numId="19">
    <w:abstractNumId w:val="1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stylePaneFormatFilter w:val="3F01"/>
  <w:trackRevisions/>
  <w:defaultTabStop w:val="720"/>
  <w:drawingGridHorizontalSpacing w:val="110"/>
  <w:displayHorizontalDrawingGridEvery w:val="2"/>
  <w:doNotShadeFormData/>
  <w:noPunctuationKerning/>
  <w:characterSpacingControl w:val="doNotCompress"/>
  <w:hdrShapeDefaults>
    <o:shapedefaults v:ext="edit" spidmax="3074">
      <o:colormenu v:ext="edit" fillcolor="#cff"/>
    </o:shapedefaults>
  </w:hdrShapeDefaults>
  <w:footnotePr>
    <w:footnote w:id="0"/>
    <w:footnote w:id="1"/>
  </w:footnotePr>
  <w:endnotePr>
    <w:endnote w:id="0"/>
    <w:endnote w:id="1"/>
  </w:endnotePr>
  <w:compat>
    <w:useFELayout/>
  </w:compat>
  <w:rsids>
    <w:rsidRoot w:val="00836DD1"/>
    <w:rsid w:val="00005D8B"/>
    <w:rsid w:val="00006919"/>
    <w:rsid w:val="000079D3"/>
    <w:rsid w:val="00012534"/>
    <w:rsid w:val="00012EB6"/>
    <w:rsid w:val="0002075A"/>
    <w:rsid w:val="000223E8"/>
    <w:rsid w:val="00023C21"/>
    <w:rsid w:val="00030F87"/>
    <w:rsid w:val="00031352"/>
    <w:rsid w:val="0003155D"/>
    <w:rsid w:val="00033C9A"/>
    <w:rsid w:val="00033DBD"/>
    <w:rsid w:val="0003452D"/>
    <w:rsid w:val="00036A7A"/>
    <w:rsid w:val="00053916"/>
    <w:rsid w:val="0005440A"/>
    <w:rsid w:val="00057319"/>
    <w:rsid w:val="00067391"/>
    <w:rsid w:val="00067585"/>
    <w:rsid w:val="000722CE"/>
    <w:rsid w:val="00072527"/>
    <w:rsid w:val="000747F6"/>
    <w:rsid w:val="000761C9"/>
    <w:rsid w:val="000768F9"/>
    <w:rsid w:val="000773E0"/>
    <w:rsid w:val="00080913"/>
    <w:rsid w:val="0009151E"/>
    <w:rsid w:val="00093E8C"/>
    <w:rsid w:val="000B1121"/>
    <w:rsid w:val="000B2A3C"/>
    <w:rsid w:val="000B55B5"/>
    <w:rsid w:val="000B600D"/>
    <w:rsid w:val="000C30CC"/>
    <w:rsid w:val="000C3397"/>
    <w:rsid w:val="000C4D36"/>
    <w:rsid w:val="000C7C29"/>
    <w:rsid w:val="000C7F13"/>
    <w:rsid w:val="000D40A2"/>
    <w:rsid w:val="000D7F2B"/>
    <w:rsid w:val="000E2EEF"/>
    <w:rsid w:val="000E602E"/>
    <w:rsid w:val="000F07AE"/>
    <w:rsid w:val="000F67D9"/>
    <w:rsid w:val="000F7D40"/>
    <w:rsid w:val="00100B5F"/>
    <w:rsid w:val="00105649"/>
    <w:rsid w:val="00112379"/>
    <w:rsid w:val="00116F0A"/>
    <w:rsid w:val="001252A7"/>
    <w:rsid w:val="001303F1"/>
    <w:rsid w:val="00130EEC"/>
    <w:rsid w:val="00132DBA"/>
    <w:rsid w:val="0013527B"/>
    <w:rsid w:val="0013642E"/>
    <w:rsid w:val="00137857"/>
    <w:rsid w:val="00151D9C"/>
    <w:rsid w:val="001531D2"/>
    <w:rsid w:val="001569E8"/>
    <w:rsid w:val="001614C4"/>
    <w:rsid w:val="001705E1"/>
    <w:rsid w:val="00170DA2"/>
    <w:rsid w:val="001753B0"/>
    <w:rsid w:val="001775D1"/>
    <w:rsid w:val="00177F0F"/>
    <w:rsid w:val="00180D33"/>
    <w:rsid w:val="00181D1E"/>
    <w:rsid w:val="001837BA"/>
    <w:rsid w:val="00192910"/>
    <w:rsid w:val="00192C9D"/>
    <w:rsid w:val="00196193"/>
    <w:rsid w:val="001966DE"/>
    <w:rsid w:val="001B133C"/>
    <w:rsid w:val="001C129C"/>
    <w:rsid w:val="001C267F"/>
    <w:rsid w:val="001C4105"/>
    <w:rsid w:val="001C4D72"/>
    <w:rsid w:val="001C5B65"/>
    <w:rsid w:val="001D1D6C"/>
    <w:rsid w:val="001D5313"/>
    <w:rsid w:val="001D543B"/>
    <w:rsid w:val="001E1188"/>
    <w:rsid w:val="001E11DB"/>
    <w:rsid w:val="001E40FF"/>
    <w:rsid w:val="001F7C2E"/>
    <w:rsid w:val="002011A1"/>
    <w:rsid w:val="00204ABE"/>
    <w:rsid w:val="00204EAB"/>
    <w:rsid w:val="00216E76"/>
    <w:rsid w:val="00220219"/>
    <w:rsid w:val="00230519"/>
    <w:rsid w:val="0023193A"/>
    <w:rsid w:val="00241A5E"/>
    <w:rsid w:val="00243F55"/>
    <w:rsid w:val="0024471C"/>
    <w:rsid w:val="002472AD"/>
    <w:rsid w:val="00252CC4"/>
    <w:rsid w:val="00260C5E"/>
    <w:rsid w:val="00260F62"/>
    <w:rsid w:val="00265D51"/>
    <w:rsid w:val="0027193B"/>
    <w:rsid w:val="0027651F"/>
    <w:rsid w:val="002772CF"/>
    <w:rsid w:val="00277C70"/>
    <w:rsid w:val="00280D9A"/>
    <w:rsid w:val="002851B4"/>
    <w:rsid w:val="00286BE3"/>
    <w:rsid w:val="002872E2"/>
    <w:rsid w:val="0029501B"/>
    <w:rsid w:val="0029783A"/>
    <w:rsid w:val="002A1835"/>
    <w:rsid w:val="002A4DAB"/>
    <w:rsid w:val="002B41A9"/>
    <w:rsid w:val="002B4DB7"/>
    <w:rsid w:val="002C1D78"/>
    <w:rsid w:val="002C2F23"/>
    <w:rsid w:val="002D2AEE"/>
    <w:rsid w:val="002D5392"/>
    <w:rsid w:val="002D5C90"/>
    <w:rsid w:val="002E067C"/>
    <w:rsid w:val="002F76B1"/>
    <w:rsid w:val="00300FA1"/>
    <w:rsid w:val="00302590"/>
    <w:rsid w:val="00302A79"/>
    <w:rsid w:val="0030571A"/>
    <w:rsid w:val="00305881"/>
    <w:rsid w:val="00306E75"/>
    <w:rsid w:val="0031026F"/>
    <w:rsid w:val="003202B9"/>
    <w:rsid w:val="00321FE7"/>
    <w:rsid w:val="003258A5"/>
    <w:rsid w:val="003258A7"/>
    <w:rsid w:val="00330146"/>
    <w:rsid w:val="00334B6D"/>
    <w:rsid w:val="003361DA"/>
    <w:rsid w:val="0034021A"/>
    <w:rsid w:val="00341A61"/>
    <w:rsid w:val="0034490A"/>
    <w:rsid w:val="003459CC"/>
    <w:rsid w:val="00356B53"/>
    <w:rsid w:val="0036089C"/>
    <w:rsid w:val="00365DA1"/>
    <w:rsid w:val="003723C8"/>
    <w:rsid w:val="00383E33"/>
    <w:rsid w:val="00384CE2"/>
    <w:rsid w:val="00386837"/>
    <w:rsid w:val="003957E2"/>
    <w:rsid w:val="003A0CFC"/>
    <w:rsid w:val="003A1498"/>
    <w:rsid w:val="003A1636"/>
    <w:rsid w:val="003A46A6"/>
    <w:rsid w:val="003A758D"/>
    <w:rsid w:val="003B094F"/>
    <w:rsid w:val="003B0AB5"/>
    <w:rsid w:val="003B6ED0"/>
    <w:rsid w:val="003C2977"/>
    <w:rsid w:val="003C714E"/>
    <w:rsid w:val="003D5EDE"/>
    <w:rsid w:val="003D6B34"/>
    <w:rsid w:val="003E369E"/>
    <w:rsid w:val="003E7A79"/>
    <w:rsid w:val="003F356A"/>
    <w:rsid w:val="003F5A18"/>
    <w:rsid w:val="003F5DE7"/>
    <w:rsid w:val="00400808"/>
    <w:rsid w:val="0040169D"/>
    <w:rsid w:val="00401A74"/>
    <w:rsid w:val="00407B94"/>
    <w:rsid w:val="00410E52"/>
    <w:rsid w:val="00416919"/>
    <w:rsid w:val="00417E2E"/>
    <w:rsid w:val="00421D02"/>
    <w:rsid w:val="0042231A"/>
    <w:rsid w:val="00424139"/>
    <w:rsid w:val="00426753"/>
    <w:rsid w:val="004308A7"/>
    <w:rsid w:val="004322F7"/>
    <w:rsid w:val="00443B66"/>
    <w:rsid w:val="00453E31"/>
    <w:rsid w:val="00462AB9"/>
    <w:rsid w:val="00462B11"/>
    <w:rsid w:val="004656E5"/>
    <w:rsid w:val="0046709A"/>
    <w:rsid w:val="00481341"/>
    <w:rsid w:val="00484304"/>
    <w:rsid w:val="00484E6A"/>
    <w:rsid w:val="00487105"/>
    <w:rsid w:val="00490341"/>
    <w:rsid w:val="004954FF"/>
    <w:rsid w:val="00495B43"/>
    <w:rsid w:val="004A6416"/>
    <w:rsid w:val="004A7483"/>
    <w:rsid w:val="004C2030"/>
    <w:rsid w:val="004C2641"/>
    <w:rsid w:val="004C493D"/>
    <w:rsid w:val="004C4A05"/>
    <w:rsid w:val="004C7B6F"/>
    <w:rsid w:val="004E3826"/>
    <w:rsid w:val="004E6D58"/>
    <w:rsid w:val="004E7187"/>
    <w:rsid w:val="004F5519"/>
    <w:rsid w:val="004F6761"/>
    <w:rsid w:val="00501FFB"/>
    <w:rsid w:val="005058EF"/>
    <w:rsid w:val="005061C6"/>
    <w:rsid w:val="00512BA1"/>
    <w:rsid w:val="005139D5"/>
    <w:rsid w:val="005210EE"/>
    <w:rsid w:val="005228F9"/>
    <w:rsid w:val="005272F4"/>
    <w:rsid w:val="00527D2D"/>
    <w:rsid w:val="005448F0"/>
    <w:rsid w:val="00546091"/>
    <w:rsid w:val="005633CB"/>
    <w:rsid w:val="005709AD"/>
    <w:rsid w:val="00572480"/>
    <w:rsid w:val="005749AB"/>
    <w:rsid w:val="00575EE7"/>
    <w:rsid w:val="00576FB1"/>
    <w:rsid w:val="00582439"/>
    <w:rsid w:val="0058661A"/>
    <w:rsid w:val="00590660"/>
    <w:rsid w:val="005A4AF4"/>
    <w:rsid w:val="005A70BD"/>
    <w:rsid w:val="005B53FE"/>
    <w:rsid w:val="005C1C42"/>
    <w:rsid w:val="005C2F1D"/>
    <w:rsid w:val="005C7DEE"/>
    <w:rsid w:val="005D3757"/>
    <w:rsid w:val="005D5303"/>
    <w:rsid w:val="005E35D0"/>
    <w:rsid w:val="005E459F"/>
    <w:rsid w:val="005F61B3"/>
    <w:rsid w:val="005F7092"/>
    <w:rsid w:val="006026A3"/>
    <w:rsid w:val="00603954"/>
    <w:rsid w:val="00606E33"/>
    <w:rsid w:val="006106E7"/>
    <w:rsid w:val="00620BBC"/>
    <w:rsid w:val="00621F17"/>
    <w:rsid w:val="006240A1"/>
    <w:rsid w:val="00625800"/>
    <w:rsid w:val="00630DE3"/>
    <w:rsid w:val="0063304D"/>
    <w:rsid w:val="006361A8"/>
    <w:rsid w:val="006401BE"/>
    <w:rsid w:val="0064132F"/>
    <w:rsid w:val="00651068"/>
    <w:rsid w:val="00660665"/>
    <w:rsid w:val="00662BF5"/>
    <w:rsid w:val="00664160"/>
    <w:rsid w:val="00666076"/>
    <w:rsid w:val="00666635"/>
    <w:rsid w:val="00673C51"/>
    <w:rsid w:val="006767A9"/>
    <w:rsid w:val="0068218E"/>
    <w:rsid w:val="006829E3"/>
    <w:rsid w:val="00684961"/>
    <w:rsid w:val="00686009"/>
    <w:rsid w:val="006870C1"/>
    <w:rsid w:val="0069049A"/>
    <w:rsid w:val="00691C59"/>
    <w:rsid w:val="0069797F"/>
    <w:rsid w:val="006A6740"/>
    <w:rsid w:val="006B4DA6"/>
    <w:rsid w:val="006B5D4C"/>
    <w:rsid w:val="006C4E4F"/>
    <w:rsid w:val="006C6CB1"/>
    <w:rsid w:val="006D27DB"/>
    <w:rsid w:val="006D53EE"/>
    <w:rsid w:val="006E2FB7"/>
    <w:rsid w:val="00700160"/>
    <w:rsid w:val="0070208D"/>
    <w:rsid w:val="00706537"/>
    <w:rsid w:val="00706CFC"/>
    <w:rsid w:val="007076E8"/>
    <w:rsid w:val="00711BEA"/>
    <w:rsid w:val="00712DF6"/>
    <w:rsid w:val="00712DF9"/>
    <w:rsid w:val="007138E6"/>
    <w:rsid w:val="00726D12"/>
    <w:rsid w:val="007322CE"/>
    <w:rsid w:val="007322ED"/>
    <w:rsid w:val="00737A7F"/>
    <w:rsid w:val="007400EE"/>
    <w:rsid w:val="007404EF"/>
    <w:rsid w:val="00745A90"/>
    <w:rsid w:val="00753386"/>
    <w:rsid w:val="00754DC3"/>
    <w:rsid w:val="007612F9"/>
    <w:rsid w:val="00761842"/>
    <w:rsid w:val="00765F37"/>
    <w:rsid w:val="00774610"/>
    <w:rsid w:val="007770EA"/>
    <w:rsid w:val="00782630"/>
    <w:rsid w:val="007845AF"/>
    <w:rsid w:val="00786C26"/>
    <w:rsid w:val="00787B63"/>
    <w:rsid w:val="00794DFE"/>
    <w:rsid w:val="007A1B85"/>
    <w:rsid w:val="007A3E15"/>
    <w:rsid w:val="007A46BB"/>
    <w:rsid w:val="007B1DBA"/>
    <w:rsid w:val="007B661D"/>
    <w:rsid w:val="007C3041"/>
    <w:rsid w:val="007C3B64"/>
    <w:rsid w:val="007D65E3"/>
    <w:rsid w:val="007D735E"/>
    <w:rsid w:val="007E384E"/>
    <w:rsid w:val="007E5EBD"/>
    <w:rsid w:val="007E73B5"/>
    <w:rsid w:val="007F2EC4"/>
    <w:rsid w:val="00801724"/>
    <w:rsid w:val="00813794"/>
    <w:rsid w:val="00816D84"/>
    <w:rsid w:val="00824E43"/>
    <w:rsid w:val="0082729C"/>
    <w:rsid w:val="008276D9"/>
    <w:rsid w:val="00836DD1"/>
    <w:rsid w:val="00842713"/>
    <w:rsid w:val="008465A8"/>
    <w:rsid w:val="00847281"/>
    <w:rsid w:val="00853ACC"/>
    <w:rsid w:val="00853B82"/>
    <w:rsid w:val="00853D10"/>
    <w:rsid w:val="00874163"/>
    <w:rsid w:val="00874B70"/>
    <w:rsid w:val="008769EF"/>
    <w:rsid w:val="008775EA"/>
    <w:rsid w:val="008802FE"/>
    <w:rsid w:val="00883299"/>
    <w:rsid w:val="00884E0A"/>
    <w:rsid w:val="0088693C"/>
    <w:rsid w:val="008905AE"/>
    <w:rsid w:val="00891A6A"/>
    <w:rsid w:val="00891B50"/>
    <w:rsid w:val="00896F1C"/>
    <w:rsid w:val="008972DB"/>
    <w:rsid w:val="008A08FE"/>
    <w:rsid w:val="008A23C9"/>
    <w:rsid w:val="008A5F16"/>
    <w:rsid w:val="008A6712"/>
    <w:rsid w:val="008A73E6"/>
    <w:rsid w:val="008B5073"/>
    <w:rsid w:val="008B61D9"/>
    <w:rsid w:val="008C1CCD"/>
    <w:rsid w:val="008C5BFE"/>
    <w:rsid w:val="008C64AE"/>
    <w:rsid w:val="008D0D32"/>
    <w:rsid w:val="008D3F12"/>
    <w:rsid w:val="008E05C9"/>
    <w:rsid w:val="008E07C1"/>
    <w:rsid w:val="008E1BD5"/>
    <w:rsid w:val="008E60A4"/>
    <w:rsid w:val="008E7A27"/>
    <w:rsid w:val="008F448A"/>
    <w:rsid w:val="008F52D4"/>
    <w:rsid w:val="00901624"/>
    <w:rsid w:val="00902E07"/>
    <w:rsid w:val="009075AA"/>
    <w:rsid w:val="00910612"/>
    <w:rsid w:val="00915408"/>
    <w:rsid w:val="009165F8"/>
    <w:rsid w:val="00921287"/>
    <w:rsid w:val="00921291"/>
    <w:rsid w:val="0092191C"/>
    <w:rsid w:val="009255A6"/>
    <w:rsid w:val="009321B8"/>
    <w:rsid w:val="00932294"/>
    <w:rsid w:val="00944C09"/>
    <w:rsid w:val="0094677E"/>
    <w:rsid w:val="0095094E"/>
    <w:rsid w:val="0095644D"/>
    <w:rsid w:val="009573B1"/>
    <w:rsid w:val="00957D30"/>
    <w:rsid w:val="00960EE0"/>
    <w:rsid w:val="00964389"/>
    <w:rsid w:val="00965ECB"/>
    <w:rsid w:val="00972658"/>
    <w:rsid w:val="009761E2"/>
    <w:rsid w:val="009767AE"/>
    <w:rsid w:val="0098401D"/>
    <w:rsid w:val="00992AC5"/>
    <w:rsid w:val="009A2B15"/>
    <w:rsid w:val="009A62FA"/>
    <w:rsid w:val="009A6A8E"/>
    <w:rsid w:val="009A6F0D"/>
    <w:rsid w:val="009A7FDE"/>
    <w:rsid w:val="009B1F97"/>
    <w:rsid w:val="009B3DEE"/>
    <w:rsid w:val="009C21C3"/>
    <w:rsid w:val="009C2F7A"/>
    <w:rsid w:val="009D0101"/>
    <w:rsid w:val="009D255E"/>
    <w:rsid w:val="009D3D6C"/>
    <w:rsid w:val="009D47A3"/>
    <w:rsid w:val="009D5446"/>
    <w:rsid w:val="009E0B38"/>
    <w:rsid w:val="009E236C"/>
    <w:rsid w:val="009F3A04"/>
    <w:rsid w:val="00A139B1"/>
    <w:rsid w:val="00A14D81"/>
    <w:rsid w:val="00A17E8B"/>
    <w:rsid w:val="00A200AF"/>
    <w:rsid w:val="00A23EC9"/>
    <w:rsid w:val="00A24009"/>
    <w:rsid w:val="00A27DCF"/>
    <w:rsid w:val="00A27EA4"/>
    <w:rsid w:val="00A30760"/>
    <w:rsid w:val="00A31CBF"/>
    <w:rsid w:val="00A36910"/>
    <w:rsid w:val="00A37345"/>
    <w:rsid w:val="00A4060F"/>
    <w:rsid w:val="00A40EAC"/>
    <w:rsid w:val="00A440A0"/>
    <w:rsid w:val="00A46894"/>
    <w:rsid w:val="00A5497F"/>
    <w:rsid w:val="00A5561A"/>
    <w:rsid w:val="00A62F4D"/>
    <w:rsid w:val="00A63D1E"/>
    <w:rsid w:val="00A66549"/>
    <w:rsid w:val="00A72813"/>
    <w:rsid w:val="00A930D2"/>
    <w:rsid w:val="00A942B1"/>
    <w:rsid w:val="00A95673"/>
    <w:rsid w:val="00A96325"/>
    <w:rsid w:val="00A9642F"/>
    <w:rsid w:val="00AA2D3E"/>
    <w:rsid w:val="00AA3C83"/>
    <w:rsid w:val="00AB21A9"/>
    <w:rsid w:val="00AB3C90"/>
    <w:rsid w:val="00AC5F63"/>
    <w:rsid w:val="00AD44E9"/>
    <w:rsid w:val="00AE12A2"/>
    <w:rsid w:val="00AE20A1"/>
    <w:rsid w:val="00AE78C5"/>
    <w:rsid w:val="00AF143D"/>
    <w:rsid w:val="00AF392E"/>
    <w:rsid w:val="00B00390"/>
    <w:rsid w:val="00B01E49"/>
    <w:rsid w:val="00B02EDF"/>
    <w:rsid w:val="00B0628B"/>
    <w:rsid w:val="00B07C1C"/>
    <w:rsid w:val="00B118C0"/>
    <w:rsid w:val="00B120AE"/>
    <w:rsid w:val="00B16587"/>
    <w:rsid w:val="00B16960"/>
    <w:rsid w:val="00B22714"/>
    <w:rsid w:val="00B25572"/>
    <w:rsid w:val="00B34C4E"/>
    <w:rsid w:val="00B52A6A"/>
    <w:rsid w:val="00B56C1A"/>
    <w:rsid w:val="00B63084"/>
    <w:rsid w:val="00B70E9B"/>
    <w:rsid w:val="00B731AA"/>
    <w:rsid w:val="00B74E21"/>
    <w:rsid w:val="00B75410"/>
    <w:rsid w:val="00B80BE2"/>
    <w:rsid w:val="00B82EFF"/>
    <w:rsid w:val="00B83FB1"/>
    <w:rsid w:val="00B83FBF"/>
    <w:rsid w:val="00B939FB"/>
    <w:rsid w:val="00B96D92"/>
    <w:rsid w:val="00BB69B1"/>
    <w:rsid w:val="00BB73E7"/>
    <w:rsid w:val="00BC04D7"/>
    <w:rsid w:val="00BC0AC3"/>
    <w:rsid w:val="00BC430F"/>
    <w:rsid w:val="00BD49E1"/>
    <w:rsid w:val="00BE34BB"/>
    <w:rsid w:val="00BE4425"/>
    <w:rsid w:val="00BF0219"/>
    <w:rsid w:val="00BF2B05"/>
    <w:rsid w:val="00BF7E92"/>
    <w:rsid w:val="00C03540"/>
    <w:rsid w:val="00C03D12"/>
    <w:rsid w:val="00C11104"/>
    <w:rsid w:val="00C12A6A"/>
    <w:rsid w:val="00C152F8"/>
    <w:rsid w:val="00C16B91"/>
    <w:rsid w:val="00C22A9A"/>
    <w:rsid w:val="00C260E4"/>
    <w:rsid w:val="00C26249"/>
    <w:rsid w:val="00C27667"/>
    <w:rsid w:val="00C34A2A"/>
    <w:rsid w:val="00C358E6"/>
    <w:rsid w:val="00C36493"/>
    <w:rsid w:val="00C366EB"/>
    <w:rsid w:val="00C51709"/>
    <w:rsid w:val="00C60908"/>
    <w:rsid w:val="00C61D72"/>
    <w:rsid w:val="00C62AFB"/>
    <w:rsid w:val="00C70F97"/>
    <w:rsid w:val="00C73733"/>
    <w:rsid w:val="00C74274"/>
    <w:rsid w:val="00C752C4"/>
    <w:rsid w:val="00C76BAB"/>
    <w:rsid w:val="00C805B3"/>
    <w:rsid w:val="00C813FD"/>
    <w:rsid w:val="00C82006"/>
    <w:rsid w:val="00C8647F"/>
    <w:rsid w:val="00CA37EA"/>
    <w:rsid w:val="00CA5010"/>
    <w:rsid w:val="00CA62A0"/>
    <w:rsid w:val="00CB0FCF"/>
    <w:rsid w:val="00CB4B8F"/>
    <w:rsid w:val="00CB76F5"/>
    <w:rsid w:val="00CC06A2"/>
    <w:rsid w:val="00CD2877"/>
    <w:rsid w:val="00CE2322"/>
    <w:rsid w:val="00CF1E9F"/>
    <w:rsid w:val="00CF3657"/>
    <w:rsid w:val="00D0072B"/>
    <w:rsid w:val="00D0286D"/>
    <w:rsid w:val="00D028A4"/>
    <w:rsid w:val="00D03484"/>
    <w:rsid w:val="00D0658C"/>
    <w:rsid w:val="00D1082C"/>
    <w:rsid w:val="00D121EC"/>
    <w:rsid w:val="00D25711"/>
    <w:rsid w:val="00D266AC"/>
    <w:rsid w:val="00D31699"/>
    <w:rsid w:val="00D43587"/>
    <w:rsid w:val="00D45C56"/>
    <w:rsid w:val="00D5125D"/>
    <w:rsid w:val="00D515FE"/>
    <w:rsid w:val="00D51F8A"/>
    <w:rsid w:val="00D60359"/>
    <w:rsid w:val="00D7046C"/>
    <w:rsid w:val="00D71AE6"/>
    <w:rsid w:val="00D72823"/>
    <w:rsid w:val="00D76090"/>
    <w:rsid w:val="00D77E07"/>
    <w:rsid w:val="00D84AC8"/>
    <w:rsid w:val="00D87DF7"/>
    <w:rsid w:val="00D95836"/>
    <w:rsid w:val="00D95885"/>
    <w:rsid w:val="00D9640E"/>
    <w:rsid w:val="00D97EA7"/>
    <w:rsid w:val="00DA1ADA"/>
    <w:rsid w:val="00DA2AC5"/>
    <w:rsid w:val="00DA3485"/>
    <w:rsid w:val="00DA60B8"/>
    <w:rsid w:val="00DA6542"/>
    <w:rsid w:val="00DA68F8"/>
    <w:rsid w:val="00DB2486"/>
    <w:rsid w:val="00DC5322"/>
    <w:rsid w:val="00DC72FD"/>
    <w:rsid w:val="00DC78CF"/>
    <w:rsid w:val="00DD1E07"/>
    <w:rsid w:val="00DD3393"/>
    <w:rsid w:val="00DD4BFE"/>
    <w:rsid w:val="00DD55A4"/>
    <w:rsid w:val="00DE0714"/>
    <w:rsid w:val="00DE155D"/>
    <w:rsid w:val="00DE569C"/>
    <w:rsid w:val="00DE57BF"/>
    <w:rsid w:val="00DF2013"/>
    <w:rsid w:val="00DF4C41"/>
    <w:rsid w:val="00DF60FB"/>
    <w:rsid w:val="00DF6CC3"/>
    <w:rsid w:val="00DF6F8A"/>
    <w:rsid w:val="00E006D4"/>
    <w:rsid w:val="00E01FE6"/>
    <w:rsid w:val="00E05A49"/>
    <w:rsid w:val="00E05BA3"/>
    <w:rsid w:val="00E1495D"/>
    <w:rsid w:val="00E21ACB"/>
    <w:rsid w:val="00E23239"/>
    <w:rsid w:val="00E24510"/>
    <w:rsid w:val="00E25ECA"/>
    <w:rsid w:val="00E30AC2"/>
    <w:rsid w:val="00E357A3"/>
    <w:rsid w:val="00E37DB8"/>
    <w:rsid w:val="00E4108C"/>
    <w:rsid w:val="00E42224"/>
    <w:rsid w:val="00E502BA"/>
    <w:rsid w:val="00E50A39"/>
    <w:rsid w:val="00E55FCE"/>
    <w:rsid w:val="00E65576"/>
    <w:rsid w:val="00E770CB"/>
    <w:rsid w:val="00E770F2"/>
    <w:rsid w:val="00E807D4"/>
    <w:rsid w:val="00E80D5E"/>
    <w:rsid w:val="00E83AB9"/>
    <w:rsid w:val="00E84DE6"/>
    <w:rsid w:val="00E861BB"/>
    <w:rsid w:val="00E9144B"/>
    <w:rsid w:val="00EA1192"/>
    <w:rsid w:val="00EA4F44"/>
    <w:rsid w:val="00EA71CE"/>
    <w:rsid w:val="00EB2D85"/>
    <w:rsid w:val="00EB38B1"/>
    <w:rsid w:val="00EB3E36"/>
    <w:rsid w:val="00EB4FD8"/>
    <w:rsid w:val="00EC4FCE"/>
    <w:rsid w:val="00EC58CD"/>
    <w:rsid w:val="00ED5AE2"/>
    <w:rsid w:val="00ED76C2"/>
    <w:rsid w:val="00EE0E2C"/>
    <w:rsid w:val="00EE26C5"/>
    <w:rsid w:val="00EE2DAE"/>
    <w:rsid w:val="00EE31D3"/>
    <w:rsid w:val="00EE4A79"/>
    <w:rsid w:val="00EE4F70"/>
    <w:rsid w:val="00EE7507"/>
    <w:rsid w:val="00EF16AF"/>
    <w:rsid w:val="00EF2A5A"/>
    <w:rsid w:val="00EF40D9"/>
    <w:rsid w:val="00EF4BBE"/>
    <w:rsid w:val="00EF67FD"/>
    <w:rsid w:val="00F012F3"/>
    <w:rsid w:val="00F01BDA"/>
    <w:rsid w:val="00F02D22"/>
    <w:rsid w:val="00F05634"/>
    <w:rsid w:val="00F06967"/>
    <w:rsid w:val="00F14F0B"/>
    <w:rsid w:val="00F16C5F"/>
    <w:rsid w:val="00F20C8A"/>
    <w:rsid w:val="00F25987"/>
    <w:rsid w:val="00F270ED"/>
    <w:rsid w:val="00F27B3B"/>
    <w:rsid w:val="00F339E1"/>
    <w:rsid w:val="00F34CA0"/>
    <w:rsid w:val="00F36730"/>
    <w:rsid w:val="00F36D31"/>
    <w:rsid w:val="00F43286"/>
    <w:rsid w:val="00F44D6A"/>
    <w:rsid w:val="00F55917"/>
    <w:rsid w:val="00F60EDE"/>
    <w:rsid w:val="00F6180C"/>
    <w:rsid w:val="00F61DD2"/>
    <w:rsid w:val="00F62F28"/>
    <w:rsid w:val="00F6357F"/>
    <w:rsid w:val="00F677E1"/>
    <w:rsid w:val="00F67AFA"/>
    <w:rsid w:val="00F70D08"/>
    <w:rsid w:val="00F71513"/>
    <w:rsid w:val="00F737D0"/>
    <w:rsid w:val="00F80DE5"/>
    <w:rsid w:val="00F81402"/>
    <w:rsid w:val="00F91E39"/>
    <w:rsid w:val="00F92758"/>
    <w:rsid w:val="00F93E93"/>
    <w:rsid w:val="00F94205"/>
    <w:rsid w:val="00FA24FF"/>
    <w:rsid w:val="00FA2D94"/>
    <w:rsid w:val="00FA49BB"/>
    <w:rsid w:val="00FA7FDC"/>
    <w:rsid w:val="00FB628C"/>
    <w:rsid w:val="00FC5936"/>
    <w:rsid w:val="00FD2093"/>
    <w:rsid w:val="00FD4AE0"/>
    <w:rsid w:val="00FE0ABE"/>
    <w:rsid w:val="00FE0CA8"/>
    <w:rsid w:val="00FE71CC"/>
    <w:rsid w:val="00FF57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colormenu v:ext="edit" fillcolor="#cf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3C51"/>
  </w:style>
  <w:style w:type="paragraph" w:styleId="Heading1">
    <w:name w:val="heading 1"/>
    <w:basedOn w:val="Normal"/>
    <w:next w:val="Normal"/>
    <w:link w:val="Heading1Char"/>
    <w:uiPriority w:val="9"/>
    <w:qFormat/>
    <w:rsid w:val="00673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3C51"/>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Char"/>
    <w:basedOn w:val="Normal"/>
    <w:next w:val="Normal"/>
    <w:uiPriority w:val="9"/>
    <w:unhideWhenUsed/>
    <w:qFormat/>
    <w:rsid w:val="00673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3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3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3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3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73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73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B16960"/>
    <w:pPr>
      <w:tabs>
        <w:tab w:val="left" w:pos="400"/>
        <w:tab w:val="right" w:leader="dot" w:pos="8630"/>
      </w:tabs>
      <w:spacing w:before="120"/>
    </w:pPr>
    <w:rPr>
      <w:rFonts w:cs="Arial"/>
      <w:b/>
      <w:bCs/>
      <w:sz w:val="24"/>
      <w:szCs w:val="24"/>
    </w:rPr>
  </w:style>
  <w:style w:type="paragraph" w:styleId="TOC2">
    <w:name w:val="toc 2"/>
    <w:basedOn w:val="Normal"/>
    <w:next w:val="Normal"/>
    <w:autoRedefine/>
    <w:semiHidden/>
    <w:rsid w:val="001252A7"/>
    <w:pPr>
      <w:spacing w:before="240"/>
    </w:pPr>
    <w:rPr>
      <w:b/>
      <w:bCs/>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rsid w:val="00836DD1"/>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836DD1"/>
    <w:pPr>
      <w:ind w:left="800"/>
    </w:pPr>
    <w:rPr>
      <w:rFonts w:ascii="Times New Roman" w:hAnsi="Times New Roman"/>
    </w:rPr>
  </w:style>
  <w:style w:type="paragraph" w:styleId="TOC7">
    <w:name w:val="toc 7"/>
    <w:basedOn w:val="Normal"/>
    <w:next w:val="Normal"/>
    <w:autoRedefine/>
    <w:semiHidden/>
    <w:rsid w:val="00836DD1"/>
    <w:pPr>
      <w:ind w:left="1000"/>
    </w:pPr>
    <w:rPr>
      <w:rFonts w:ascii="Times New Roman" w:hAnsi="Times New Roman"/>
    </w:rPr>
  </w:style>
  <w:style w:type="paragraph" w:styleId="TOC8">
    <w:name w:val="toc 8"/>
    <w:basedOn w:val="Normal"/>
    <w:next w:val="Normal"/>
    <w:autoRedefine/>
    <w:semiHidden/>
    <w:rsid w:val="00836DD1"/>
    <w:pPr>
      <w:ind w:left="1200"/>
    </w:pPr>
    <w:rPr>
      <w:rFonts w:ascii="Times New Roman" w:hAnsi="Times New Roman"/>
    </w:rPr>
  </w:style>
  <w:style w:type="paragraph" w:styleId="TOC9">
    <w:name w:val="toc 9"/>
    <w:basedOn w:val="Normal"/>
    <w:next w:val="Normal"/>
    <w:autoRedefine/>
    <w:semiHidden/>
    <w:rsid w:val="00836DD1"/>
    <w:pPr>
      <w:ind w:left="1400"/>
    </w:pPr>
    <w:rPr>
      <w:rFonts w:ascii="Times New Roman" w:hAnsi="Times New Roman"/>
    </w:rPr>
  </w:style>
  <w:style w:type="character" w:styleId="Hyperlink">
    <w:name w:val="Hyperlink"/>
    <w:basedOn w:val="DefaultParagraphFont"/>
    <w:rsid w:val="00836DD1"/>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link w:val="BodyTextChar"/>
    <w:rsid w:val="00836DD1"/>
    <w:pPr>
      <w:spacing w:after="120" w:line="0" w:lineRule="atLeast"/>
      <w:ind w:left="360"/>
    </w:pPr>
    <w:rPr>
      <w:spacing w:val="-5"/>
    </w:rPr>
  </w:style>
  <w:style w:type="paragraph" w:customStyle="1" w:styleId="TableText">
    <w:name w:val="Table Text"/>
    <w:basedOn w:val="Normal"/>
    <w:rsid w:val="00836DD1"/>
    <w:pPr>
      <w:ind w:left="14"/>
    </w:pPr>
    <w:rPr>
      <w:spacing w:val="-5"/>
      <w:sz w:val="16"/>
    </w:rPr>
  </w:style>
  <w:style w:type="paragraph" w:customStyle="1" w:styleId="TableHeader">
    <w:name w:val="Table Header"/>
    <w:basedOn w:val="Normal"/>
    <w:rsid w:val="00836DD1"/>
    <w:pPr>
      <w:spacing w:before="60"/>
      <w:jc w:val="center"/>
    </w:pPr>
    <w:rPr>
      <w:b/>
      <w:spacing w:val="-5"/>
      <w:sz w:val="16"/>
    </w:rPr>
  </w:style>
  <w:style w:type="paragraph" w:styleId="Header">
    <w:name w:val="header"/>
    <w:basedOn w:val="Normal"/>
    <w:rsid w:val="00836DD1"/>
    <w:pPr>
      <w:tabs>
        <w:tab w:val="center" w:pos="4320"/>
        <w:tab w:val="right" w:pos="8640"/>
      </w:tabs>
    </w:pPr>
  </w:style>
  <w:style w:type="paragraph" w:styleId="Footer">
    <w:name w:val="footer"/>
    <w:basedOn w:val="Normal"/>
    <w:rsid w:val="00836DD1"/>
    <w:pPr>
      <w:tabs>
        <w:tab w:val="center" w:pos="4320"/>
        <w:tab w:val="right" w:pos="8640"/>
      </w:tabs>
    </w:pPr>
  </w:style>
  <w:style w:type="character" w:customStyle="1" w:styleId="Heading3CharChar">
    <w:name w:val="Heading 3 Char Char"/>
    <w:basedOn w:val="DefaultParagraphFont"/>
    <w:rsid w:val="00836DD1"/>
    <w:rPr>
      <w:rFonts w:ascii="Arial" w:hAnsi="Arial" w:cs="Arial"/>
      <w:b/>
      <w:bCs/>
      <w:noProof w:val="0"/>
      <w:sz w:val="22"/>
      <w:szCs w:val="26"/>
      <w:lang w:val="en-US" w:eastAsia="en-US" w:bidi="ar-SA"/>
    </w:rPr>
  </w:style>
  <w:style w:type="paragraph" w:customStyle="1" w:styleId="TableEntry">
    <w:name w:val="Table Entry"/>
    <w:basedOn w:val="Normal"/>
    <w:rsid w:val="00836DD1"/>
    <w:rPr>
      <w:sz w:val="18"/>
    </w:rPr>
  </w:style>
  <w:style w:type="paragraph" w:styleId="BodyText3">
    <w:name w:val="Body Text 3"/>
    <w:basedOn w:val="Normal"/>
    <w:rsid w:val="00836DD1"/>
    <w:pPr>
      <w:spacing w:after="120"/>
    </w:pPr>
    <w:rPr>
      <w:sz w:val="16"/>
      <w:szCs w:val="16"/>
    </w:rPr>
  </w:style>
  <w:style w:type="paragraph" w:customStyle="1" w:styleId="BracketedTemplateInstructions">
    <w:name w:val="Bracketed Template Instructions"/>
    <w:basedOn w:val="Normal"/>
    <w:rsid w:val="00836DD1"/>
    <w:rPr>
      <w:sz w:val="16"/>
    </w:rPr>
  </w:style>
  <w:style w:type="paragraph" w:customStyle="1" w:styleId="StyleHeading3Italic">
    <w:name w:val="Style Heading 3 + Italic"/>
    <w:basedOn w:val="Heading3"/>
    <w:rsid w:val="00836DD1"/>
    <w:rPr>
      <w:i/>
      <w:iCs/>
    </w:rPr>
  </w:style>
  <w:style w:type="character" w:customStyle="1" w:styleId="StyleHeading3ItalicChar">
    <w:name w:val="Style Heading 3 + Italic Char"/>
    <w:basedOn w:val="Heading3CharChar"/>
    <w:rsid w:val="00836DD1"/>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36DD1"/>
    <w:rPr>
      <w:bCs/>
      <w:sz w:val="20"/>
    </w:rPr>
  </w:style>
  <w:style w:type="paragraph" w:customStyle="1" w:styleId="StyleBodyText8ptBoldAfter0pt">
    <w:name w:val="Style Body Text + 8 pt Bold After:  0 pt"/>
    <w:basedOn w:val="BodyText"/>
    <w:rsid w:val="00836DD1"/>
    <w:pPr>
      <w:spacing w:after="0"/>
      <w:ind w:left="0"/>
    </w:pPr>
    <w:rPr>
      <w:b/>
      <w:bCs/>
      <w:sz w:val="16"/>
    </w:rPr>
  </w:style>
  <w:style w:type="paragraph" w:customStyle="1" w:styleId="StyleBodyTextBoldCentered">
    <w:name w:val="Style Body Text + Bold Centered"/>
    <w:basedOn w:val="BodyText"/>
    <w:rsid w:val="00836DD1"/>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uiPriority w:val="22"/>
    <w:qFormat/>
    <w:rsid w:val="00673C51"/>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uiPriority w:val="20"/>
    <w:qFormat/>
    <w:rsid w:val="00673C51"/>
    <w:rPr>
      <w:b/>
      <w:bCs/>
      <w:i/>
      <w:iCs/>
      <w:spacing w:val="10"/>
      <w:bdr w:val="none" w:sz="0" w:space="0" w:color="auto"/>
      <w:shd w:val="clear" w:color="auto" w:fill="auto"/>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next w:val="Normal"/>
    <w:link w:val="TitleChar"/>
    <w:uiPriority w:val="10"/>
    <w:qFormat/>
    <w:rsid w:val="00673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spacing w:before="0" w:after="120"/>
    </w:pPr>
    <w:rPr>
      <w:rFonts w:ascii="Times New Roman" w:hAnsi="Times New Roman" w:cs="Times New Roman"/>
      <w:i/>
      <w:snapToGrid w:val="0"/>
      <w:szCs w:val="24"/>
    </w:rPr>
  </w:style>
  <w:style w:type="table" w:styleId="TableWeb2">
    <w:name w:val="Table Web 2"/>
    <w:basedOn w:val="TableNormal"/>
    <w:rsid w:val="0019291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691C5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91C5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76FB1"/>
    <w:pPr>
      <w:spacing w:after="60"/>
    </w:pPr>
    <w:rPr>
      <w:i/>
    </w:rPr>
  </w:style>
  <w:style w:type="paragraph" w:customStyle="1" w:styleId="tableleft">
    <w:name w:val="table_left"/>
    <w:basedOn w:val="Normal"/>
    <w:rsid w:val="00C22A9A"/>
    <w:pPr>
      <w:spacing w:before="20" w:after="20" w:line="220" w:lineRule="exact"/>
    </w:pPr>
    <w:rPr>
      <w:rFonts w:ascii="Times" w:hAnsi="Times"/>
      <w:b/>
    </w:rPr>
  </w:style>
  <w:style w:type="paragraph" w:customStyle="1" w:styleId="tableright">
    <w:name w:val="table_right"/>
    <w:basedOn w:val="tableleft"/>
    <w:rsid w:val="00C22A9A"/>
    <w:rPr>
      <w:b w:val="0"/>
    </w:rPr>
  </w:style>
  <w:style w:type="paragraph" w:customStyle="1" w:styleId="line">
    <w:name w:val="line"/>
    <w:basedOn w:val="tableleft"/>
    <w:rsid w:val="00C22A9A"/>
    <w:pPr>
      <w:spacing w:before="0" w:after="0" w:line="80" w:lineRule="exact"/>
    </w:pPr>
    <w:rPr>
      <w:sz w:val="8"/>
    </w:rPr>
  </w:style>
  <w:style w:type="paragraph" w:customStyle="1" w:styleId="TaskLeft">
    <w:name w:val="TaskLeft"/>
    <w:basedOn w:val="Normal"/>
    <w:rsid w:val="00C22A9A"/>
    <w:pPr>
      <w:spacing w:before="40" w:after="40" w:line="220" w:lineRule="exact"/>
    </w:pPr>
    <w:rPr>
      <w:rFonts w:ascii="Times" w:hAnsi="Times"/>
      <w:b/>
    </w:rPr>
  </w:style>
  <w:style w:type="paragraph" w:customStyle="1" w:styleId="TaskMiddle">
    <w:name w:val="TaskMiddle"/>
    <w:basedOn w:val="TaskLeft"/>
    <w:rsid w:val="00C22A9A"/>
    <w:rPr>
      <w:b w:val="0"/>
    </w:rPr>
  </w:style>
  <w:style w:type="paragraph" w:customStyle="1" w:styleId="TaskRight">
    <w:name w:val="TaskRight"/>
    <w:basedOn w:val="TaskLeft"/>
    <w:rsid w:val="00C22A9A"/>
    <w:pPr>
      <w:keepNext/>
      <w:keepLines/>
    </w:pPr>
    <w:rPr>
      <w:b w:val="0"/>
    </w:rPr>
  </w:style>
  <w:style w:type="paragraph" w:customStyle="1" w:styleId="TaskTitle">
    <w:name w:val="TaskTitle"/>
    <w:basedOn w:val="Normal"/>
    <w:rsid w:val="00C22A9A"/>
    <w:pPr>
      <w:keepNext/>
      <w:keepLines/>
      <w:spacing w:before="20" w:after="20" w:line="240" w:lineRule="exact"/>
    </w:pPr>
    <w:rPr>
      <w:rFonts w:ascii="Times" w:hAnsi="Times"/>
      <w:b/>
      <w:sz w:val="24"/>
    </w:rPr>
  </w:style>
  <w:style w:type="paragraph" w:customStyle="1" w:styleId="riskPlanTemplateBullet">
    <w:name w:val="riskPlanTemplateBullet"/>
    <w:basedOn w:val="riskPlanTemplateNormal"/>
    <w:rsid w:val="00C22A9A"/>
    <w:pPr>
      <w:tabs>
        <w:tab w:val="num" w:pos="360"/>
      </w:tabs>
      <w:spacing w:before="60"/>
    </w:pPr>
  </w:style>
  <w:style w:type="paragraph" w:customStyle="1" w:styleId="Default">
    <w:name w:val="Default"/>
    <w:rsid w:val="004E3826"/>
    <w:pPr>
      <w:autoSpaceDE w:val="0"/>
      <w:autoSpaceDN w:val="0"/>
      <w:adjustRightInd w:val="0"/>
    </w:pPr>
    <w:rPr>
      <w:rFonts w:ascii="Arial" w:hAnsi="Arial" w:cs="Arial"/>
      <w:color w:val="000000"/>
      <w:sz w:val="24"/>
      <w:szCs w:val="24"/>
    </w:rPr>
  </w:style>
  <w:style w:type="paragraph" w:customStyle="1" w:styleId="Tablecentre">
    <w:name w:val="Table centre"/>
    <w:basedOn w:val="Default"/>
    <w:next w:val="Default"/>
    <w:rsid w:val="004E3826"/>
    <w:pPr>
      <w:spacing w:before="80" w:after="40"/>
    </w:pPr>
    <w:rPr>
      <w:rFonts w:cs="Times New Roman"/>
      <w:color w:val="auto"/>
    </w:rPr>
  </w:style>
  <w:style w:type="paragraph" w:styleId="Caption">
    <w:name w:val="caption"/>
    <w:basedOn w:val="Default"/>
    <w:next w:val="Default"/>
    <w:rsid w:val="004E3826"/>
    <w:rPr>
      <w:rFonts w:cs="Times New Roman"/>
      <w:color w:val="auto"/>
    </w:rPr>
  </w:style>
  <w:style w:type="paragraph" w:styleId="BlockText">
    <w:name w:val="Block Text"/>
    <w:basedOn w:val="Normal"/>
    <w:rsid w:val="00C11104"/>
    <w:pPr>
      <w:keepLines/>
      <w:spacing w:after="120"/>
      <w:ind w:left="1440" w:right="1440"/>
    </w:pPr>
    <w:rPr>
      <w:szCs w:val="24"/>
      <w:lang w:val="en-AU"/>
    </w:rPr>
  </w:style>
  <w:style w:type="paragraph" w:customStyle="1" w:styleId="Subtitle3">
    <w:name w:val="Subtitle3"/>
    <w:basedOn w:val="Default"/>
    <w:next w:val="Default"/>
    <w:rsid w:val="0005440A"/>
    <w:pPr>
      <w:spacing w:after="160"/>
    </w:pPr>
    <w:rPr>
      <w:rFonts w:cs="Times New Roman"/>
      <w:color w:val="auto"/>
    </w:rPr>
  </w:style>
  <w:style w:type="paragraph" w:styleId="BodyText2">
    <w:name w:val="Body Text 2"/>
    <w:basedOn w:val="Normal"/>
    <w:rsid w:val="0009151E"/>
    <w:pPr>
      <w:spacing w:after="120" w:line="480" w:lineRule="auto"/>
    </w:pPr>
  </w:style>
  <w:style w:type="paragraph" w:styleId="CommentText">
    <w:name w:val="annotation text"/>
    <w:basedOn w:val="Normal"/>
    <w:semiHidden/>
    <w:rsid w:val="00A139B1"/>
    <w:pPr>
      <w:widowControl w:val="0"/>
      <w:overflowPunct w:val="0"/>
      <w:autoSpaceDE w:val="0"/>
      <w:autoSpaceDN w:val="0"/>
      <w:adjustRightInd w:val="0"/>
      <w:spacing w:after="120"/>
      <w:textAlignment w:val="baseline"/>
    </w:pPr>
    <w:rPr>
      <w:rFonts w:ascii="Times New Roman" w:hAnsi="Times New Roman"/>
      <w:lang w:val="en-NZ"/>
    </w:rPr>
  </w:style>
  <w:style w:type="paragraph" w:customStyle="1" w:styleId="tablebodycentre">
    <w:name w:val="tablebodycentre"/>
    <w:basedOn w:val="Normal"/>
    <w:rsid w:val="00A139B1"/>
    <w:pPr>
      <w:overflowPunct w:val="0"/>
      <w:autoSpaceDE w:val="0"/>
      <w:autoSpaceDN w:val="0"/>
      <w:adjustRightInd w:val="0"/>
      <w:spacing w:before="40" w:after="20" w:line="216" w:lineRule="auto"/>
      <w:jc w:val="center"/>
      <w:textAlignment w:val="baseline"/>
    </w:pPr>
    <w:rPr>
      <w:rFonts w:ascii="Gill Sans" w:hAnsi="Gill Sans"/>
      <w:lang w:val="en-GB"/>
    </w:rPr>
  </w:style>
  <w:style w:type="character" w:styleId="CommentReference">
    <w:name w:val="annotation reference"/>
    <w:basedOn w:val="DefaultParagraphFont"/>
    <w:semiHidden/>
    <w:rsid w:val="000768F9"/>
    <w:rPr>
      <w:sz w:val="16"/>
      <w:szCs w:val="16"/>
    </w:rPr>
  </w:style>
  <w:style w:type="paragraph" w:styleId="CommentSubject">
    <w:name w:val="annotation subject"/>
    <w:basedOn w:val="CommentText"/>
    <w:next w:val="CommentText"/>
    <w:semiHidden/>
    <w:rsid w:val="000768F9"/>
    <w:pPr>
      <w:widowControl/>
      <w:overflowPunct/>
      <w:autoSpaceDE/>
      <w:autoSpaceDN/>
      <w:adjustRightInd/>
      <w:spacing w:after="0"/>
      <w:textAlignment w:val="auto"/>
    </w:pPr>
    <w:rPr>
      <w:rFonts w:ascii="Arial" w:hAnsi="Arial"/>
      <w:b/>
      <w:bCs/>
      <w:lang w:val="en-US"/>
    </w:rPr>
  </w:style>
  <w:style w:type="paragraph" w:customStyle="1" w:styleId="DocTitle">
    <w:name w:val="Doc Title"/>
    <w:basedOn w:val="Normal"/>
    <w:rsid w:val="00B16960"/>
    <w:pPr>
      <w:pBdr>
        <w:top w:val="single" w:sz="4" w:space="1" w:color="auto"/>
        <w:bottom w:val="single" w:sz="4" w:space="1" w:color="auto"/>
      </w:pBdr>
      <w:shd w:val="clear" w:color="auto" w:fill="F3F3F3"/>
      <w:spacing w:before="120" w:after="120"/>
    </w:pPr>
    <w:rPr>
      <w:rFonts w:cs="Arial"/>
      <w:b/>
      <w:sz w:val="32"/>
      <w:szCs w:val="32"/>
    </w:rPr>
  </w:style>
  <w:style w:type="paragraph" w:customStyle="1" w:styleId="Style16ptBoldBefore6ptAfter6ptTopSinglesolid">
    <w:name w:val="Style 16 pt Bold Before:  6 pt After:  6 pt Top: (Single solid ..."/>
    <w:basedOn w:val="Normal"/>
    <w:rsid w:val="00801724"/>
    <w:pPr>
      <w:pBdr>
        <w:top w:val="single" w:sz="4" w:space="1" w:color="auto"/>
        <w:bottom w:val="single" w:sz="4" w:space="1" w:color="auto"/>
      </w:pBdr>
      <w:shd w:val="clear" w:color="auto" w:fill="F3F3F3"/>
      <w:spacing w:before="960" w:after="120"/>
      <w:outlineLvl w:val="0"/>
    </w:pPr>
    <w:rPr>
      <w:b/>
      <w:bCs/>
      <w:sz w:val="32"/>
    </w:rPr>
  </w:style>
  <w:style w:type="character" w:customStyle="1" w:styleId="Heading2Char">
    <w:name w:val="Heading 2 Char"/>
    <w:basedOn w:val="DefaultParagraphFont"/>
    <w:link w:val="Heading2"/>
    <w:uiPriority w:val="9"/>
    <w:rsid w:val="00673C51"/>
    <w:rPr>
      <w:rFonts w:asciiTheme="majorHAnsi" w:eastAsiaTheme="majorEastAsia" w:hAnsiTheme="majorHAnsi" w:cstheme="majorBidi"/>
      <w:b/>
      <w:bCs/>
      <w:sz w:val="26"/>
      <w:szCs w:val="26"/>
    </w:rPr>
  </w:style>
  <w:style w:type="character" w:customStyle="1" w:styleId="BodyTextChar">
    <w:name w:val="Body Text Char"/>
    <w:basedOn w:val="DefaultParagraphFont"/>
    <w:link w:val="BodyText"/>
    <w:rsid w:val="00B00390"/>
    <w:rPr>
      <w:rFonts w:ascii="Arial" w:hAnsi="Arial"/>
      <w:spacing w:val="-5"/>
    </w:rPr>
  </w:style>
  <w:style w:type="paragraph" w:customStyle="1" w:styleId="StyleTitleCoverTimesNewRomanLeft025">
    <w:name w:val="Style Title Cover + Times New Roman Left:  0.25&quot;"/>
    <w:basedOn w:val="Normal"/>
    <w:autoRedefine/>
    <w:rsid w:val="00C03D12"/>
    <w:pPr>
      <w:keepNext/>
      <w:keepLines/>
      <w:tabs>
        <w:tab w:val="left" w:pos="0"/>
      </w:tabs>
      <w:spacing w:before="240" w:after="500" w:line="640" w:lineRule="exact"/>
    </w:pPr>
    <w:rPr>
      <w:rFonts w:ascii="French Script MT" w:hAnsi="French Script MT"/>
      <w:b/>
      <w:bCs/>
      <w:noProof/>
      <w:spacing w:val="-48"/>
      <w:kern w:val="28"/>
      <w:sz w:val="72"/>
    </w:rPr>
  </w:style>
  <w:style w:type="paragraph" w:customStyle="1" w:styleId="StyleStyleTitleCoverCenturyGothic30ptNotBoldLeft025">
    <w:name w:val="Style Style Title Cover + Century Gothic 30 pt Not Bold Left:  0.25..."/>
    <w:basedOn w:val="Normal"/>
    <w:autoRedefine/>
    <w:rsid w:val="001705E1"/>
    <w:pPr>
      <w:keepNext/>
      <w:keepLines/>
      <w:pBdr>
        <w:top w:val="single" w:sz="48" w:space="29" w:color="auto"/>
      </w:pBdr>
      <w:tabs>
        <w:tab w:val="left" w:pos="0"/>
      </w:tabs>
      <w:spacing w:before="240" w:after="500" w:line="640" w:lineRule="exact"/>
      <w:jc w:val="center"/>
    </w:pPr>
    <w:rPr>
      <w:rFonts w:ascii="Century Gothic" w:hAnsi="Century Gothic"/>
      <w:noProof/>
      <w:spacing w:val="-48"/>
      <w:kern w:val="28"/>
      <w:sz w:val="56"/>
    </w:rPr>
  </w:style>
  <w:style w:type="paragraph" w:customStyle="1" w:styleId="Subtitles">
    <w:name w:val="Sub titles"/>
    <w:basedOn w:val="Normal"/>
    <w:autoRedefine/>
    <w:rsid w:val="00B00390"/>
    <w:pPr>
      <w:shd w:val="clear" w:color="auto" w:fill="D9D9D9"/>
      <w:spacing w:before="120" w:after="240"/>
    </w:pPr>
    <w:rPr>
      <w:rFonts w:ascii="Century Gothic" w:hAnsi="Century Gothic"/>
      <w:b/>
      <w:noProof/>
      <w:sz w:val="28"/>
      <w:szCs w:val="24"/>
    </w:rPr>
  </w:style>
  <w:style w:type="paragraph" w:customStyle="1" w:styleId="unbullet">
    <w:name w:val="unbullet"/>
    <w:basedOn w:val="Normal"/>
    <w:autoRedefine/>
    <w:rsid w:val="00B00390"/>
    <w:pPr>
      <w:spacing w:before="120" w:after="120"/>
    </w:pPr>
    <w:rPr>
      <w:rFonts w:ascii="Century Gothic" w:hAnsi="Century Gothic"/>
      <w:noProof/>
      <w:szCs w:val="24"/>
    </w:rPr>
  </w:style>
  <w:style w:type="paragraph" w:styleId="ListBullet">
    <w:name w:val="List Bullet"/>
    <w:basedOn w:val="Normal"/>
    <w:rsid w:val="009075AA"/>
    <w:pPr>
      <w:widowControl w:val="0"/>
      <w:tabs>
        <w:tab w:val="num" w:pos="720"/>
      </w:tabs>
      <w:suppressAutoHyphens/>
      <w:spacing w:line="288" w:lineRule="auto"/>
    </w:pPr>
    <w:rPr>
      <w:rFonts w:ascii="Calibri" w:hAnsi="Calibri" w:cs="Calibri"/>
      <w:i/>
      <w:iCs/>
    </w:rPr>
  </w:style>
  <w:style w:type="character" w:customStyle="1" w:styleId="Heading1Char">
    <w:name w:val="Heading 1 Char"/>
    <w:basedOn w:val="DefaultParagraphFont"/>
    <w:link w:val="Heading1"/>
    <w:uiPriority w:val="9"/>
    <w:rsid w:val="00673C5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673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3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3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3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73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73C51"/>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73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3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3C51"/>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673C51"/>
    <w:pPr>
      <w:spacing w:after="0" w:line="240" w:lineRule="auto"/>
    </w:pPr>
  </w:style>
  <w:style w:type="paragraph" w:styleId="ListParagraph">
    <w:name w:val="List Paragraph"/>
    <w:basedOn w:val="Normal"/>
    <w:uiPriority w:val="34"/>
    <w:qFormat/>
    <w:rsid w:val="00673C51"/>
    <w:pPr>
      <w:ind w:left="720"/>
      <w:contextualSpacing/>
    </w:pPr>
  </w:style>
  <w:style w:type="paragraph" w:styleId="Quote">
    <w:name w:val="Quote"/>
    <w:basedOn w:val="Normal"/>
    <w:next w:val="Normal"/>
    <w:link w:val="QuoteChar"/>
    <w:uiPriority w:val="29"/>
    <w:qFormat/>
    <w:rsid w:val="00673C51"/>
    <w:pPr>
      <w:spacing w:before="200" w:after="0"/>
      <w:ind w:left="360" w:right="360"/>
    </w:pPr>
    <w:rPr>
      <w:i/>
      <w:iCs/>
    </w:rPr>
  </w:style>
  <w:style w:type="character" w:customStyle="1" w:styleId="QuoteChar">
    <w:name w:val="Quote Char"/>
    <w:basedOn w:val="DefaultParagraphFont"/>
    <w:link w:val="Quote"/>
    <w:uiPriority w:val="29"/>
    <w:rsid w:val="00673C51"/>
    <w:rPr>
      <w:i/>
      <w:iCs/>
    </w:rPr>
  </w:style>
  <w:style w:type="paragraph" w:styleId="IntenseQuote">
    <w:name w:val="Intense Quote"/>
    <w:basedOn w:val="Normal"/>
    <w:next w:val="Normal"/>
    <w:link w:val="IntenseQuoteChar"/>
    <w:uiPriority w:val="30"/>
    <w:qFormat/>
    <w:rsid w:val="00673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3C51"/>
    <w:rPr>
      <w:b/>
      <w:bCs/>
      <w:i/>
      <w:iCs/>
    </w:rPr>
  </w:style>
  <w:style w:type="character" w:styleId="SubtleEmphasis">
    <w:name w:val="Subtle Emphasis"/>
    <w:uiPriority w:val="19"/>
    <w:qFormat/>
    <w:rsid w:val="00673C51"/>
    <w:rPr>
      <w:i/>
      <w:iCs/>
    </w:rPr>
  </w:style>
  <w:style w:type="character" w:styleId="IntenseEmphasis">
    <w:name w:val="Intense Emphasis"/>
    <w:uiPriority w:val="21"/>
    <w:qFormat/>
    <w:rsid w:val="00673C51"/>
    <w:rPr>
      <w:b/>
      <w:bCs/>
    </w:rPr>
  </w:style>
  <w:style w:type="character" w:styleId="SubtleReference">
    <w:name w:val="Subtle Reference"/>
    <w:uiPriority w:val="31"/>
    <w:qFormat/>
    <w:rsid w:val="00673C51"/>
    <w:rPr>
      <w:smallCaps/>
    </w:rPr>
  </w:style>
  <w:style w:type="character" w:styleId="IntenseReference">
    <w:name w:val="Intense Reference"/>
    <w:uiPriority w:val="32"/>
    <w:qFormat/>
    <w:rsid w:val="00673C51"/>
    <w:rPr>
      <w:smallCaps/>
      <w:spacing w:val="5"/>
      <w:u w:val="single"/>
    </w:rPr>
  </w:style>
  <w:style w:type="character" w:styleId="BookTitle">
    <w:name w:val="Book Title"/>
    <w:uiPriority w:val="33"/>
    <w:qFormat/>
    <w:rsid w:val="00673C51"/>
    <w:rPr>
      <w:i/>
      <w:iCs/>
      <w:smallCaps/>
      <w:spacing w:val="5"/>
    </w:rPr>
  </w:style>
  <w:style w:type="paragraph" w:styleId="TOCHeading">
    <w:name w:val="TOC Heading"/>
    <w:basedOn w:val="Heading1"/>
    <w:next w:val="Normal"/>
    <w:uiPriority w:val="39"/>
    <w:semiHidden/>
    <w:unhideWhenUsed/>
    <w:qFormat/>
    <w:rsid w:val="00673C51"/>
    <w:pPr>
      <w:outlineLvl w:val="9"/>
    </w:pPr>
  </w:style>
  <w:style w:type="character" w:customStyle="1" w:styleId="mw-headline">
    <w:name w:val="mw-headline"/>
    <w:basedOn w:val="DefaultParagraphFont"/>
    <w:rsid w:val="0095644D"/>
  </w:style>
  <w:style w:type="paragraph" w:styleId="NormalWeb">
    <w:name w:val="Normal (Web)"/>
    <w:basedOn w:val="Normal"/>
    <w:uiPriority w:val="99"/>
    <w:unhideWhenUsed/>
    <w:rsid w:val="009564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ditsection">
    <w:name w:val="editsection"/>
    <w:basedOn w:val="DefaultParagraphFont"/>
    <w:rsid w:val="0095644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3C51"/>
  </w:style>
  <w:style w:type="paragraph" w:styleId="Heading1">
    <w:name w:val="heading 1"/>
    <w:basedOn w:val="Normal"/>
    <w:next w:val="Normal"/>
    <w:link w:val="Heading1Char"/>
    <w:uiPriority w:val="9"/>
    <w:qFormat/>
    <w:rsid w:val="00673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3C51"/>
    <w:pPr>
      <w:spacing w:before="200" w:after="0"/>
      <w:outlineLvl w:val="1"/>
    </w:pPr>
    <w:rPr>
      <w:rFonts w:asciiTheme="majorHAnsi" w:eastAsiaTheme="majorEastAsia" w:hAnsiTheme="majorHAnsi" w:cstheme="majorBidi"/>
      <w:b/>
      <w:bCs/>
      <w:sz w:val="26"/>
      <w:szCs w:val="26"/>
    </w:rPr>
  </w:style>
  <w:style w:type="paragraph" w:styleId="Heading3">
    <w:name w:val="heading 3"/>
    <w:aliases w:val="Heading 3 Char"/>
    <w:basedOn w:val="Normal"/>
    <w:next w:val="Normal"/>
    <w:uiPriority w:val="9"/>
    <w:unhideWhenUsed/>
    <w:qFormat/>
    <w:rsid w:val="00673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73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3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3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3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73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73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B16960"/>
    <w:pPr>
      <w:tabs>
        <w:tab w:val="left" w:pos="400"/>
        <w:tab w:val="right" w:leader="dot" w:pos="8630"/>
      </w:tabs>
      <w:spacing w:before="120"/>
    </w:pPr>
    <w:rPr>
      <w:rFonts w:cs="Arial"/>
      <w:b/>
      <w:bCs/>
      <w:sz w:val="24"/>
      <w:szCs w:val="24"/>
    </w:rPr>
  </w:style>
  <w:style w:type="paragraph" w:styleId="TOC2">
    <w:name w:val="toc 2"/>
    <w:basedOn w:val="Normal"/>
    <w:next w:val="Normal"/>
    <w:autoRedefine/>
    <w:semiHidden/>
    <w:rsid w:val="001252A7"/>
    <w:pPr>
      <w:spacing w:before="240"/>
    </w:pPr>
    <w:rPr>
      <w:b/>
      <w:bCs/>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rsid w:val="00836DD1"/>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836DD1"/>
    <w:pPr>
      <w:ind w:left="800"/>
    </w:pPr>
    <w:rPr>
      <w:rFonts w:ascii="Times New Roman" w:hAnsi="Times New Roman"/>
    </w:rPr>
  </w:style>
  <w:style w:type="paragraph" w:styleId="TOC7">
    <w:name w:val="toc 7"/>
    <w:basedOn w:val="Normal"/>
    <w:next w:val="Normal"/>
    <w:autoRedefine/>
    <w:semiHidden/>
    <w:rsid w:val="00836DD1"/>
    <w:pPr>
      <w:ind w:left="1000"/>
    </w:pPr>
    <w:rPr>
      <w:rFonts w:ascii="Times New Roman" w:hAnsi="Times New Roman"/>
    </w:rPr>
  </w:style>
  <w:style w:type="paragraph" w:styleId="TOC8">
    <w:name w:val="toc 8"/>
    <w:basedOn w:val="Normal"/>
    <w:next w:val="Normal"/>
    <w:autoRedefine/>
    <w:semiHidden/>
    <w:rsid w:val="00836DD1"/>
    <w:pPr>
      <w:ind w:left="1200"/>
    </w:pPr>
    <w:rPr>
      <w:rFonts w:ascii="Times New Roman" w:hAnsi="Times New Roman"/>
    </w:rPr>
  </w:style>
  <w:style w:type="paragraph" w:styleId="TOC9">
    <w:name w:val="toc 9"/>
    <w:basedOn w:val="Normal"/>
    <w:next w:val="Normal"/>
    <w:autoRedefine/>
    <w:semiHidden/>
    <w:rsid w:val="00836DD1"/>
    <w:pPr>
      <w:ind w:left="1400"/>
    </w:pPr>
    <w:rPr>
      <w:rFonts w:ascii="Times New Roman" w:hAnsi="Times New Roman"/>
    </w:rPr>
  </w:style>
  <w:style w:type="character" w:styleId="Hyperlink">
    <w:name w:val="Hyperlink"/>
    <w:basedOn w:val="DefaultParagraphFont"/>
    <w:rsid w:val="00836DD1"/>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link w:val="BodyTextChar"/>
    <w:rsid w:val="00836DD1"/>
    <w:pPr>
      <w:spacing w:after="120" w:line="0" w:lineRule="atLeast"/>
      <w:ind w:left="360"/>
    </w:pPr>
    <w:rPr>
      <w:spacing w:val="-5"/>
    </w:rPr>
  </w:style>
  <w:style w:type="paragraph" w:customStyle="1" w:styleId="TableText">
    <w:name w:val="Table Text"/>
    <w:basedOn w:val="Normal"/>
    <w:rsid w:val="00836DD1"/>
    <w:pPr>
      <w:ind w:left="14"/>
    </w:pPr>
    <w:rPr>
      <w:spacing w:val="-5"/>
      <w:sz w:val="16"/>
    </w:rPr>
  </w:style>
  <w:style w:type="paragraph" w:customStyle="1" w:styleId="TableHeader">
    <w:name w:val="Table Header"/>
    <w:basedOn w:val="Normal"/>
    <w:rsid w:val="00836DD1"/>
    <w:pPr>
      <w:spacing w:before="60"/>
      <w:jc w:val="center"/>
    </w:pPr>
    <w:rPr>
      <w:b/>
      <w:spacing w:val="-5"/>
      <w:sz w:val="16"/>
    </w:rPr>
  </w:style>
  <w:style w:type="paragraph" w:styleId="Header">
    <w:name w:val="header"/>
    <w:basedOn w:val="Normal"/>
    <w:rsid w:val="00836DD1"/>
    <w:pPr>
      <w:tabs>
        <w:tab w:val="center" w:pos="4320"/>
        <w:tab w:val="right" w:pos="8640"/>
      </w:tabs>
    </w:pPr>
  </w:style>
  <w:style w:type="paragraph" w:styleId="Footer">
    <w:name w:val="footer"/>
    <w:basedOn w:val="Normal"/>
    <w:rsid w:val="00836DD1"/>
    <w:pPr>
      <w:tabs>
        <w:tab w:val="center" w:pos="4320"/>
        <w:tab w:val="right" w:pos="8640"/>
      </w:tabs>
    </w:pPr>
  </w:style>
  <w:style w:type="character" w:customStyle="1" w:styleId="Heading3CharChar">
    <w:name w:val="Heading 3 Char Char"/>
    <w:basedOn w:val="DefaultParagraphFont"/>
    <w:rsid w:val="00836DD1"/>
    <w:rPr>
      <w:rFonts w:ascii="Arial" w:hAnsi="Arial" w:cs="Arial"/>
      <w:b/>
      <w:bCs/>
      <w:noProof w:val="0"/>
      <w:sz w:val="22"/>
      <w:szCs w:val="26"/>
      <w:lang w:val="en-US" w:eastAsia="en-US" w:bidi="ar-SA"/>
    </w:rPr>
  </w:style>
  <w:style w:type="paragraph" w:customStyle="1" w:styleId="TableEntry">
    <w:name w:val="Table Entry"/>
    <w:basedOn w:val="Normal"/>
    <w:rsid w:val="00836DD1"/>
    <w:rPr>
      <w:sz w:val="18"/>
    </w:rPr>
  </w:style>
  <w:style w:type="paragraph" w:styleId="BodyText3">
    <w:name w:val="Body Text 3"/>
    <w:basedOn w:val="Normal"/>
    <w:rsid w:val="00836DD1"/>
    <w:pPr>
      <w:spacing w:after="120"/>
    </w:pPr>
    <w:rPr>
      <w:sz w:val="16"/>
      <w:szCs w:val="16"/>
    </w:rPr>
  </w:style>
  <w:style w:type="paragraph" w:customStyle="1" w:styleId="BracketedTemplateInstructions">
    <w:name w:val="Bracketed Template Instructions"/>
    <w:basedOn w:val="Normal"/>
    <w:rsid w:val="00836DD1"/>
    <w:rPr>
      <w:sz w:val="16"/>
    </w:rPr>
  </w:style>
  <w:style w:type="paragraph" w:customStyle="1" w:styleId="StyleHeading3Italic">
    <w:name w:val="Style Heading 3 + Italic"/>
    <w:basedOn w:val="Heading3"/>
    <w:rsid w:val="00836DD1"/>
    <w:rPr>
      <w:i/>
      <w:iCs/>
    </w:rPr>
  </w:style>
  <w:style w:type="character" w:customStyle="1" w:styleId="StyleHeading3ItalicChar">
    <w:name w:val="Style Heading 3 + Italic Char"/>
    <w:basedOn w:val="Heading3CharChar"/>
    <w:rsid w:val="00836DD1"/>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836DD1"/>
    <w:rPr>
      <w:bCs/>
      <w:sz w:val="20"/>
    </w:rPr>
  </w:style>
  <w:style w:type="paragraph" w:customStyle="1" w:styleId="StyleBodyText8ptBoldAfter0pt">
    <w:name w:val="Style Body Text + 8 pt Bold After:  0 pt"/>
    <w:basedOn w:val="BodyText"/>
    <w:rsid w:val="00836DD1"/>
    <w:pPr>
      <w:spacing w:after="0"/>
      <w:ind w:left="0"/>
    </w:pPr>
    <w:rPr>
      <w:b/>
      <w:bCs/>
      <w:sz w:val="16"/>
    </w:rPr>
  </w:style>
  <w:style w:type="paragraph" w:customStyle="1" w:styleId="StyleBodyTextBoldCentered">
    <w:name w:val="Style Body Text + Bold Centered"/>
    <w:basedOn w:val="BodyText"/>
    <w:rsid w:val="00836DD1"/>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uiPriority w:val="22"/>
    <w:qFormat/>
    <w:rsid w:val="00673C51"/>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uiPriority w:val="20"/>
    <w:qFormat/>
    <w:rsid w:val="00673C51"/>
    <w:rPr>
      <w:b/>
      <w:bCs/>
      <w:i/>
      <w:iCs/>
      <w:spacing w:val="10"/>
      <w:bdr w:val="none" w:sz="0" w:space="0" w:color="auto"/>
      <w:shd w:val="clear" w:color="auto" w:fill="auto"/>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next w:val="Normal"/>
    <w:link w:val="TitleChar"/>
    <w:uiPriority w:val="10"/>
    <w:qFormat/>
    <w:rsid w:val="00673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spacing w:before="0" w:after="120"/>
    </w:pPr>
    <w:rPr>
      <w:rFonts w:ascii="Times New Roman" w:hAnsi="Times New Roman" w:cs="Times New Roman"/>
      <w:i/>
      <w:snapToGrid w:val="0"/>
      <w:szCs w:val="24"/>
    </w:rPr>
  </w:style>
  <w:style w:type="table" w:styleId="TableWeb2">
    <w:name w:val="Table Web 2"/>
    <w:basedOn w:val="TableNormal"/>
    <w:rsid w:val="0019291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691C5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91C5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76FB1"/>
    <w:pPr>
      <w:spacing w:after="60"/>
    </w:pPr>
    <w:rPr>
      <w:i/>
    </w:rPr>
  </w:style>
  <w:style w:type="paragraph" w:customStyle="1" w:styleId="tableleft">
    <w:name w:val="table_left"/>
    <w:basedOn w:val="Normal"/>
    <w:rsid w:val="00C22A9A"/>
    <w:pPr>
      <w:spacing w:before="20" w:after="20" w:line="220" w:lineRule="exact"/>
    </w:pPr>
    <w:rPr>
      <w:rFonts w:ascii="Times" w:hAnsi="Times"/>
      <w:b/>
    </w:rPr>
  </w:style>
  <w:style w:type="paragraph" w:customStyle="1" w:styleId="tableright">
    <w:name w:val="table_right"/>
    <w:basedOn w:val="tableleft"/>
    <w:rsid w:val="00C22A9A"/>
    <w:rPr>
      <w:b w:val="0"/>
    </w:rPr>
  </w:style>
  <w:style w:type="paragraph" w:customStyle="1" w:styleId="line">
    <w:name w:val="line"/>
    <w:basedOn w:val="tableleft"/>
    <w:rsid w:val="00C22A9A"/>
    <w:pPr>
      <w:spacing w:before="0" w:after="0" w:line="80" w:lineRule="exact"/>
    </w:pPr>
    <w:rPr>
      <w:sz w:val="8"/>
    </w:rPr>
  </w:style>
  <w:style w:type="paragraph" w:customStyle="1" w:styleId="TaskLeft">
    <w:name w:val="TaskLeft"/>
    <w:basedOn w:val="Normal"/>
    <w:rsid w:val="00C22A9A"/>
    <w:pPr>
      <w:spacing w:before="40" w:after="40" w:line="220" w:lineRule="exact"/>
    </w:pPr>
    <w:rPr>
      <w:rFonts w:ascii="Times" w:hAnsi="Times"/>
      <w:b/>
    </w:rPr>
  </w:style>
  <w:style w:type="paragraph" w:customStyle="1" w:styleId="TaskMiddle">
    <w:name w:val="TaskMiddle"/>
    <w:basedOn w:val="TaskLeft"/>
    <w:rsid w:val="00C22A9A"/>
    <w:rPr>
      <w:b w:val="0"/>
    </w:rPr>
  </w:style>
  <w:style w:type="paragraph" w:customStyle="1" w:styleId="TaskRight">
    <w:name w:val="TaskRight"/>
    <w:basedOn w:val="TaskLeft"/>
    <w:rsid w:val="00C22A9A"/>
    <w:pPr>
      <w:keepNext/>
      <w:keepLines/>
    </w:pPr>
    <w:rPr>
      <w:b w:val="0"/>
    </w:rPr>
  </w:style>
  <w:style w:type="paragraph" w:customStyle="1" w:styleId="TaskTitle">
    <w:name w:val="TaskTitle"/>
    <w:basedOn w:val="Normal"/>
    <w:rsid w:val="00C22A9A"/>
    <w:pPr>
      <w:keepNext/>
      <w:keepLines/>
      <w:spacing w:before="20" w:after="20" w:line="240" w:lineRule="exact"/>
    </w:pPr>
    <w:rPr>
      <w:rFonts w:ascii="Times" w:hAnsi="Times"/>
      <w:b/>
      <w:sz w:val="24"/>
    </w:rPr>
  </w:style>
  <w:style w:type="paragraph" w:customStyle="1" w:styleId="riskPlanTemplateBullet">
    <w:name w:val="riskPlanTemplateBullet"/>
    <w:basedOn w:val="riskPlanTemplateNormal"/>
    <w:rsid w:val="00C22A9A"/>
    <w:pPr>
      <w:tabs>
        <w:tab w:val="num" w:pos="360"/>
      </w:tabs>
      <w:spacing w:before="60"/>
    </w:pPr>
  </w:style>
  <w:style w:type="paragraph" w:customStyle="1" w:styleId="Default">
    <w:name w:val="Default"/>
    <w:rsid w:val="004E3826"/>
    <w:pPr>
      <w:autoSpaceDE w:val="0"/>
      <w:autoSpaceDN w:val="0"/>
      <w:adjustRightInd w:val="0"/>
    </w:pPr>
    <w:rPr>
      <w:rFonts w:ascii="Arial" w:hAnsi="Arial" w:cs="Arial"/>
      <w:color w:val="000000"/>
      <w:sz w:val="24"/>
      <w:szCs w:val="24"/>
    </w:rPr>
  </w:style>
  <w:style w:type="paragraph" w:customStyle="1" w:styleId="Tablecentre">
    <w:name w:val="Table centre"/>
    <w:basedOn w:val="Default"/>
    <w:next w:val="Default"/>
    <w:rsid w:val="004E3826"/>
    <w:pPr>
      <w:spacing w:before="80" w:after="40"/>
    </w:pPr>
    <w:rPr>
      <w:rFonts w:cs="Times New Roman"/>
      <w:color w:val="auto"/>
    </w:rPr>
  </w:style>
  <w:style w:type="paragraph" w:styleId="Caption">
    <w:name w:val="caption"/>
    <w:basedOn w:val="Default"/>
    <w:next w:val="Default"/>
    <w:rsid w:val="004E3826"/>
    <w:rPr>
      <w:rFonts w:cs="Times New Roman"/>
      <w:color w:val="auto"/>
    </w:rPr>
  </w:style>
  <w:style w:type="paragraph" w:styleId="BlockText">
    <w:name w:val="Block Text"/>
    <w:basedOn w:val="Normal"/>
    <w:rsid w:val="00C11104"/>
    <w:pPr>
      <w:keepLines/>
      <w:spacing w:after="120"/>
      <w:ind w:left="1440" w:right="1440"/>
    </w:pPr>
    <w:rPr>
      <w:szCs w:val="24"/>
      <w:lang w:val="en-AU"/>
    </w:rPr>
  </w:style>
  <w:style w:type="paragraph" w:customStyle="1" w:styleId="Subtitle3">
    <w:name w:val="Subtitle3"/>
    <w:basedOn w:val="Default"/>
    <w:next w:val="Default"/>
    <w:rsid w:val="0005440A"/>
    <w:pPr>
      <w:spacing w:after="160"/>
    </w:pPr>
    <w:rPr>
      <w:rFonts w:cs="Times New Roman"/>
      <w:color w:val="auto"/>
    </w:rPr>
  </w:style>
  <w:style w:type="paragraph" w:styleId="BodyText2">
    <w:name w:val="Body Text 2"/>
    <w:basedOn w:val="Normal"/>
    <w:rsid w:val="0009151E"/>
    <w:pPr>
      <w:spacing w:after="120" w:line="480" w:lineRule="auto"/>
    </w:pPr>
  </w:style>
  <w:style w:type="paragraph" w:styleId="CommentText">
    <w:name w:val="annotation text"/>
    <w:basedOn w:val="Normal"/>
    <w:semiHidden/>
    <w:rsid w:val="00A139B1"/>
    <w:pPr>
      <w:widowControl w:val="0"/>
      <w:overflowPunct w:val="0"/>
      <w:autoSpaceDE w:val="0"/>
      <w:autoSpaceDN w:val="0"/>
      <w:adjustRightInd w:val="0"/>
      <w:spacing w:after="120"/>
      <w:textAlignment w:val="baseline"/>
    </w:pPr>
    <w:rPr>
      <w:rFonts w:ascii="Times New Roman" w:hAnsi="Times New Roman"/>
      <w:lang w:val="en-NZ"/>
    </w:rPr>
  </w:style>
  <w:style w:type="paragraph" w:customStyle="1" w:styleId="tablebodycentre">
    <w:name w:val="tablebodycentre"/>
    <w:basedOn w:val="Normal"/>
    <w:rsid w:val="00A139B1"/>
    <w:pPr>
      <w:overflowPunct w:val="0"/>
      <w:autoSpaceDE w:val="0"/>
      <w:autoSpaceDN w:val="0"/>
      <w:adjustRightInd w:val="0"/>
      <w:spacing w:before="40" w:after="20" w:line="216" w:lineRule="auto"/>
      <w:jc w:val="center"/>
      <w:textAlignment w:val="baseline"/>
    </w:pPr>
    <w:rPr>
      <w:rFonts w:ascii="Gill Sans" w:hAnsi="Gill Sans"/>
      <w:lang w:val="en-GB"/>
    </w:rPr>
  </w:style>
  <w:style w:type="character" w:styleId="CommentReference">
    <w:name w:val="annotation reference"/>
    <w:basedOn w:val="DefaultParagraphFont"/>
    <w:semiHidden/>
    <w:rsid w:val="000768F9"/>
    <w:rPr>
      <w:sz w:val="16"/>
      <w:szCs w:val="16"/>
    </w:rPr>
  </w:style>
  <w:style w:type="paragraph" w:styleId="CommentSubject">
    <w:name w:val="annotation subject"/>
    <w:basedOn w:val="CommentText"/>
    <w:next w:val="CommentText"/>
    <w:semiHidden/>
    <w:rsid w:val="000768F9"/>
    <w:pPr>
      <w:widowControl/>
      <w:overflowPunct/>
      <w:autoSpaceDE/>
      <w:autoSpaceDN/>
      <w:adjustRightInd/>
      <w:spacing w:after="0"/>
      <w:textAlignment w:val="auto"/>
    </w:pPr>
    <w:rPr>
      <w:rFonts w:ascii="Arial" w:hAnsi="Arial"/>
      <w:b/>
      <w:bCs/>
      <w:lang w:val="en-US"/>
    </w:rPr>
  </w:style>
  <w:style w:type="paragraph" w:customStyle="1" w:styleId="DocTitle">
    <w:name w:val="Doc Title"/>
    <w:basedOn w:val="Normal"/>
    <w:rsid w:val="00B16960"/>
    <w:pPr>
      <w:pBdr>
        <w:top w:val="single" w:sz="4" w:space="1" w:color="auto"/>
        <w:bottom w:val="single" w:sz="4" w:space="1" w:color="auto"/>
      </w:pBdr>
      <w:shd w:val="clear" w:color="auto" w:fill="F3F3F3"/>
      <w:spacing w:before="120" w:after="120"/>
    </w:pPr>
    <w:rPr>
      <w:rFonts w:cs="Arial"/>
      <w:b/>
      <w:sz w:val="32"/>
      <w:szCs w:val="32"/>
    </w:rPr>
  </w:style>
  <w:style w:type="paragraph" w:customStyle="1" w:styleId="Style16ptBoldBefore6ptAfter6ptTopSinglesolid">
    <w:name w:val="Style 16 pt Bold Before:  6 pt After:  6 pt Top: (Single solid ..."/>
    <w:basedOn w:val="Normal"/>
    <w:rsid w:val="00801724"/>
    <w:pPr>
      <w:pBdr>
        <w:top w:val="single" w:sz="4" w:space="1" w:color="auto"/>
        <w:bottom w:val="single" w:sz="4" w:space="1" w:color="auto"/>
      </w:pBdr>
      <w:shd w:val="clear" w:color="auto" w:fill="F3F3F3"/>
      <w:spacing w:before="960" w:after="120"/>
      <w:outlineLvl w:val="0"/>
    </w:pPr>
    <w:rPr>
      <w:b/>
      <w:bCs/>
      <w:sz w:val="32"/>
    </w:rPr>
  </w:style>
  <w:style w:type="character" w:customStyle="1" w:styleId="Heading2Char">
    <w:name w:val="Heading 2 Char"/>
    <w:basedOn w:val="DefaultParagraphFont"/>
    <w:link w:val="Heading2"/>
    <w:uiPriority w:val="9"/>
    <w:rsid w:val="00673C51"/>
    <w:rPr>
      <w:rFonts w:asciiTheme="majorHAnsi" w:eastAsiaTheme="majorEastAsia" w:hAnsiTheme="majorHAnsi" w:cstheme="majorBidi"/>
      <w:b/>
      <w:bCs/>
      <w:sz w:val="26"/>
      <w:szCs w:val="26"/>
    </w:rPr>
  </w:style>
  <w:style w:type="character" w:customStyle="1" w:styleId="BodyTextChar">
    <w:name w:val="Body Text Char"/>
    <w:basedOn w:val="DefaultParagraphFont"/>
    <w:link w:val="BodyText"/>
    <w:rsid w:val="00B00390"/>
    <w:rPr>
      <w:rFonts w:ascii="Arial" w:hAnsi="Arial"/>
      <w:spacing w:val="-5"/>
    </w:rPr>
  </w:style>
  <w:style w:type="paragraph" w:customStyle="1" w:styleId="StyleTitleCoverTimesNewRomanLeft025">
    <w:name w:val="Style Title Cover + Times New Roman Left:  0.25&quot;"/>
    <w:basedOn w:val="Normal"/>
    <w:autoRedefine/>
    <w:rsid w:val="00C03D12"/>
    <w:pPr>
      <w:keepNext/>
      <w:keepLines/>
      <w:tabs>
        <w:tab w:val="left" w:pos="0"/>
      </w:tabs>
      <w:spacing w:before="240" w:after="500" w:line="640" w:lineRule="exact"/>
    </w:pPr>
    <w:rPr>
      <w:rFonts w:ascii="French Script MT" w:hAnsi="French Script MT"/>
      <w:b/>
      <w:bCs/>
      <w:noProof/>
      <w:spacing w:val="-48"/>
      <w:kern w:val="28"/>
      <w:sz w:val="72"/>
    </w:rPr>
  </w:style>
  <w:style w:type="paragraph" w:customStyle="1" w:styleId="StyleStyleTitleCoverCenturyGothic30ptNotBoldLeft025">
    <w:name w:val="Style Style Title Cover + Century Gothic 30 pt Not Bold Left:  0.25..."/>
    <w:basedOn w:val="Normal"/>
    <w:autoRedefine/>
    <w:rsid w:val="001705E1"/>
    <w:pPr>
      <w:keepNext/>
      <w:keepLines/>
      <w:pBdr>
        <w:top w:val="single" w:sz="48" w:space="29" w:color="auto"/>
      </w:pBdr>
      <w:tabs>
        <w:tab w:val="left" w:pos="0"/>
      </w:tabs>
      <w:spacing w:before="240" w:after="500" w:line="640" w:lineRule="exact"/>
      <w:jc w:val="center"/>
    </w:pPr>
    <w:rPr>
      <w:rFonts w:ascii="Century Gothic" w:hAnsi="Century Gothic"/>
      <w:noProof/>
      <w:spacing w:val="-48"/>
      <w:kern w:val="28"/>
      <w:sz w:val="56"/>
    </w:rPr>
  </w:style>
  <w:style w:type="paragraph" w:customStyle="1" w:styleId="Subtitles">
    <w:name w:val="Sub titles"/>
    <w:basedOn w:val="Normal"/>
    <w:autoRedefine/>
    <w:rsid w:val="00B00390"/>
    <w:pPr>
      <w:shd w:val="clear" w:color="auto" w:fill="D9D9D9"/>
      <w:spacing w:before="120" w:after="240"/>
    </w:pPr>
    <w:rPr>
      <w:rFonts w:ascii="Century Gothic" w:hAnsi="Century Gothic"/>
      <w:b/>
      <w:noProof/>
      <w:sz w:val="28"/>
      <w:szCs w:val="24"/>
    </w:rPr>
  </w:style>
  <w:style w:type="paragraph" w:customStyle="1" w:styleId="unbullet">
    <w:name w:val="unbullet"/>
    <w:basedOn w:val="Normal"/>
    <w:autoRedefine/>
    <w:rsid w:val="00B00390"/>
    <w:pPr>
      <w:spacing w:before="120" w:after="120"/>
    </w:pPr>
    <w:rPr>
      <w:rFonts w:ascii="Century Gothic" w:hAnsi="Century Gothic"/>
      <w:noProof/>
      <w:szCs w:val="24"/>
    </w:rPr>
  </w:style>
  <w:style w:type="paragraph" w:styleId="ListBullet">
    <w:name w:val="List Bullet"/>
    <w:basedOn w:val="Normal"/>
    <w:rsid w:val="009075AA"/>
    <w:pPr>
      <w:widowControl w:val="0"/>
      <w:tabs>
        <w:tab w:val="num" w:pos="720"/>
      </w:tabs>
      <w:suppressAutoHyphens/>
      <w:spacing w:line="288" w:lineRule="auto"/>
    </w:pPr>
    <w:rPr>
      <w:rFonts w:ascii="Calibri" w:hAnsi="Calibri" w:cs="Calibri"/>
      <w:i/>
      <w:iCs/>
    </w:rPr>
  </w:style>
  <w:style w:type="character" w:customStyle="1" w:styleId="Heading1Char">
    <w:name w:val="Heading 1 Char"/>
    <w:basedOn w:val="DefaultParagraphFont"/>
    <w:link w:val="Heading1"/>
    <w:uiPriority w:val="9"/>
    <w:rsid w:val="00673C51"/>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673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3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3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3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73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73C51"/>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73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3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3C51"/>
    <w:rPr>
      <w:rFonts w:asciiTheme="majorHAnsi" w:eastAsiaTheme="majorEastAsia" w:hAnsiTheme="majorHAnsi" w:cstheme="majorBidi"/>
      <w:i/>
      <w:iCs/>
      <w:spacing w:val="13"/>
      <w:sz w:val="24"/>
      <w:szCs w:val="24"/>
    </w:rPr>
  </w:style>
  <w:style w:type="paragraph" w:styleId="NoSpacing">
    <w:name w:val="No Spacing"/>
    <w:basedOn w:val="Normal"/>
    <w:uiPriority w:val="1"/>
    <w:qFormat/>
    <w:rsid w:val="00673C51"/>
    <w:pPr>
      <w:spacing w:after="0" w:line="240" w:lineRule="auto"/>
    </w:pPr>
  </w:style>
  <w:style w:type="paragraph" w:styleId="ListParagraph">
    <w:name w:val="List Paragraph"/>
    <w:basedOn w:val="Normal"/>
    <w:uiPriority w:val="34"/>
    <w:qFormat/>
    <w:rsid w:val="00673C51"/>
    <w:pPr>
      <w:ind w:left="720"/>
      <w:contextualSpacing/>
    </w:pPr>
  </w:style>
  <w:style w:type="paragraph" w:styleId="Quote">
    <w:name w:val="Quote"/>
    <w:basedOn w:val="Normal"/>
    <w:next w:val="Normal"/>
    <w:link w:val="QuoteChar"/>
    <w:uiPriority w:val="29"/>
    <w:qFormat/>
    <w:rsid w:val="00673C51"/>
    <w:pPr>
      <w:spacing w:before="200" w:after="0"/>
      <w:ind w:left="360" w:right="360"/>
    </w:pPr>
    <w:rPr>
      <w:i/>
      <w:iCs/>
    </w:rPr>
  </w:style>
  <w:style w:type="character" w:customStyle="1" w:styleId="QuoteChar">
    <w:name w:val="Quote Char"/>
    <w:basedOn w:val="DefaultParagraphFont"/>
    <w:link w:val="Quote"/>
    <w:uiPriority w:val="29"/>
    <w:rsid w:val="00673C51"/>
    <w:rPr>
      <w:i/>
      <w:iCs/>
    </w:rPr>
  </w:style>
  <w:style w:type="paragraph" w:styleId="IntenseQuote">
    <w:name w:val="Intense Quote"/>
    <w:basedOn w:val="Normal"/>
    <w:next w:val="Normal"/>
    <w:link w:val="IntenseQuoteChar"/>
    <w:uiPriority w:val="30"/>
    <w:qFormat/>
    <w:rsid w:val="00673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73C51"/>
    <w:rPr>
      <w:b/>
      <w:bCs/>
      <w:i/>
      <w:iCs/>
    </w:rPr>
  </w:style>
  <w:style w:type="character" w:styleId="SubtleEmphasis">
    <w:name w:val="Subtle Emphasis"/>
    <w:uiPriority w:val="19"/>
    <w:qFormat/>
    <w:rsid w:val="00673C51"/>
    <w:rPr>
      <w:i/>
      <w:iCs/>
    </w:rPr>
  </w:style>
  <w:style w:type="character" w:styleId="IntenseEmphasis">
    <w:name w:val="Intense Emphasis"/>
    <w:uiPriority w:val="21"/>
    <w:qFormat/>
    <w:rsid w:val="00673C51"/>
    <w:rPr>
      <w:b/>
      <w:bCs/>
    </w:rPr>
  </w:style>
  <w:style w:type="character" w:styleId="SubtleReference">
    <w:name w:val="Subtle Reference"/>
    <w:uiPriority w:val="31"/>
    <w:qFormat/>
    <w:rsid w:val="00673C51"/>
    <w:rPr>
      <w:smallCaps/>
    </w:rPr>
  </w:style>
  <w:style w:type="character" w:styleId="IntenseReference">
    <w:name w:val="Intense Reference"/>
    <w:uiPriority w:val="32"/>
    <w:qFormat/>
    <w:rsid w:val="00673C51"/>
    <w:rPr>
      <w:smallCaps/>
      <w:spacing w:val="5"/>
      <w:u w:val="single"/>
    </w:rPr>
  </w:style>
  <w:style w:type="character" w:styleId="BookTitle">
    <w:name w:val="Book Title"/>
    <w:uiPriority w:val="33"/>
    <w:qFormat/>
    <w:rsid w:val="00673C51"/>
    <w:rPr>
      <w:i/>
      <w:iCs/>
      <w:smallCaps/>
      <w:spacing w:val="5"/>
    </w:rPr>
  </w:style>
  <w:style w:type="paragraph" w:styleId="TOCHeading">
    <w:name w:val="TOC Heading"/>
    <w:basedOn w:val="Heading1"/>
    <w:next w:val="Normal"/>
    <w:uiPriority w:val="39"/>
    <w:semiHidden/>
    <w:unhideWhenUsed/>
    <w:qFormat/>
    <w:rsid w:val="00673C51"/>
    <w:pPr>
      <w:outlineLvl w:val="9"/>
    </w:pPr>
  </w:style>
  <w:style w:type="character" w:customStyle="1" w:styleId="mw-headline">
    <w:name w:val="mw-headline"/>
    <w:basedOn w:val="DefaultParagraphFont"/>
    <w:rsid w:val="0095644D"/>
  </w:style>
  <w:style w:type="paragraph" w:styleId="NormalWeb">
    <w:name w:val="Normal (Web)"/>
    <w:basedOn w:val="Normal"/>
    <w:uiPriority w:val="99"/>
    <w:unhideWhenUsed/>
    <w:rsid w:val="0095644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ditsection">
    <w:name w:val="editsection"/>
    <w:basedOn w:val="DefaultParagraphFont"/>
    <w:rsid w:val="0095644D"/>
  </w:style>
</w:styles>
</file>

<file path=word/webSettings.xml><?xml version="1.0" encoding="utf-8"?>
<w:webSettings xmlns:r="http://schemas.openxmlformats.org/officeDocument/2006/relationships" xmlns:w="http://schemas.openxmlformats.org/wordprocessingml/2006/main">
  <w:divs>
    <w:div w:id="15277901">
      <w:bodyDiv w:val="1"/>
      <w:marLeft w:val="0"/>
      <w:marRight w:val="0"/>
      <w:marTop w:val="0"/>
      <w:marBottom w:val="0"/>
      <w:divBdr>
        <w:top w:val="none" w:sz="0" w:space="0" w:color="auto"/>
        <w:left w:val="none" w:sz="0" w:space="0" w:color="auto"/>
        <w:bottom w:val="none" w:sz="0" w:space="0" w:color="auto"/>
        <w:right w:val="none" w:sz="0" w:space="0" w:color="auto"/>
      </w:divBdr>
    </w:div>
    <w:div w:id="78717463">
      <w:bodyDiv w:val="1"/>
      <w:marLeft w:val="0"/>
      <w:marRight w:val="0"/>
      <w:marTop w:val="0"/>
      <w:marBottom w:val="0"/>
      <w:divBdr>
        <w:top w:val="none" w:sz="0" w:space="0" w:color="auto"/>
        <w:left w:val="none" w:sz="0" w:space="0" w:color="auto"/>
        <w:bottom w:val="none" w:sz="0" w:space="0" w:color="auto"/>
        <w:right w:val="none" w:sz="0" w:space="0" w:color="auto"/>
      </w:divBdr>
      <w:divsChild>
        <w:div w:id="121460861">
          <w:marLeft w:val="0"/>
          <w:marRight w:val="0"/>
          <w:marTop w:val="0"/>
          <w:marBottom w:val="0"/>
          <w:divBdr>
            <w:top w:val="none" w:sz="0" w:space="0" w:color="auto"/>
            <w:left w:val="none" w:sz="0" w:space="0" w:color="auto"/>
            <w:bottom w:val="none" w:sz="0" w:space="0" w:color="auto"/>
            <w:right w:val="none" w:sz="0" w:space="0" w:color="auto"/>
          </w:divBdr>
        </w:div>
        <w:div w:id="1412655273">
          <w:marLeft w:val="0"/>
          <w:marRight w:val="0"/>
          <w:marTop w:val="0"/>
          <w:marBottom w:val="0"/>
          <w:divBdr>
            <w:top w:val="none" w:sz="0" w:space="0" w:color="auto"/>
            <w:left w:val="none" w:sz="0" w:space="0" w:color="auto"/>
            <w:bottom w:val="none" w:sz="0" w:space="0" w:color="auto"/>
            <w:right w:val="none" w:sz="0" w:space="0" w:color="auto"/>
          </w:divBdr>
        </w:div>
        <w:div w:id="1368605930">
          <w:marLeft w:val="0"/>
          <w:marRight w:val="0"/>
          <w:marTop w:val="0"/>
          <w:marBottom w:val="0"/>
          <w:divBdr>
            <w:top w:val="none" w:sz="0" w:space="0" w:color="auto"/>
            <w:left w:val="none" w:sz="0" w:space="0" w:color="auto"/>
            <w:bottom w:val="none" w:sz="0" w:space="0" w:color="auto"/>
            <w:right w:val="none" w:sz="0" w:space="0" w:color="auto"/>
          </w:divBdr>
        </w:div>
        <w:div w:id="1721049724">
          <w:marLeft w:val="0"/>
          <w:marRight w:val="0"/>
          <w:marTop w:val="0"/>
          <w:marBottom w:val="0"/>
          <w:divBdr>
            <w:top w:val="none" w:sz="0" w:space="0" w:color="auto"/>
            <w:left w:val="none" w:sz="0" w:space="0" w:color="auto"/>
            <w:bottom w:val="none" w:sz="0" w:space="0" w:color="auto"/>
            <w:right w:val="none" w:sz="0" w:space="0" w:color="auto"/>
          </w:divBdr>
        </w:div>
        <w:div w:id="1848590858">
          <w:marLeft w:val="0"/>
          <w:marRight w:val="0"/>
          <w:marTop w:val="0"/>
          <w:marBottom w:val="0"/>
          <w:divBdr>
            <w:top w:val="none" w:sz="0" w:space="0" w:color="auto"/>
            <w:left w:val="none" w:sz="0" w:space="0" w:color="auto"/>
            <w:bottom w:val="none" w:sz="0" w:space="0" w:color="auto"/>
            <w:right w:val="none" w:sz="0" w:space="0" w:color="auto"/>
          </w:divBdr>
        </w:div>
        <w:div w:id="584844188">
          <w:marLeft w:val="0"/>
          <w:marRight w:val="0"/>
          <w:marTop w:val="0"/>
          <w:marBottom w:val="0"/>
          <w:divBdr>
            <w:top w:val="none" w:sz="0" w:space="0" w:color="auto"/>
            <w:left w:val="none" w:sz="0" w:space="0" w:color="auto"/>
            <w:bottom w:val="none" w:sz="0" w:space="0" w:color="auto"/>
            <w:right w:val="none" w:sz="0" w:space="0" w:color="auto"/>
          </w:divBdr>
        </w:div>
        <w:div w:id="286736607">
          <w:marLeft w:val="0"/>
          <w:marRight w:val="0"/>
          <w:marTop w:val="0"/>
          <w:marBottom w:val="0"/>
          <w:divBdr>
            <w:top w:val="none" w:sz="0" w:space="0" w:color="auto"/>
            <w:left w:val="none" w:sz="0" w:space="0" w:color="auto"/>
            <w:bottom w:val="none" w:sz="0" w:space="0" w:color="auto"/>
            <w:right w:val="none" w:sz="0" w:space="0" w:color="auto"/>
          </w:divBdr>
        </w:div>
        <w:div w:id="878131482">
          <w:marLeft w:val="0"/>
          <w:marRight w:val="0"/>
          <w:marTop w:val="0"/>
          <w:marBottom w:val="0"/>
          <w:divBdr>
            <w:top w:val="none" w:sz="0" w:space="0" w:color="auto"/>
            <w:left w:val="none" w:sz="0" w:space="0" w:color="auto"/>
            <w:bottom w:val="none" w:sz="0" w:space="0" w:color="auto"/>
            <w:right w:val="none" w:sz="0" w:space="0" w:color="auto"/>
          </w:divBdr>
        </w:div>
        <w:div w:id="752052448">
          <w:marLeft w:val="0"/>
          <w:marRight w:val="0"/>
          <w:marTop w:val="0"/>
          <w:marBottom w:val="0"/>
          <w:divBdr>
            <w:top w:val="none" w:sz="0" w:space="0" w:color="auto"/>
            <w:left w:val="none" w:sz="0" w:space="0" w:color="auto"/>
            <w:bottom w:val="none" w:sz="0" w:space="0" w:color="auto"/>
            <w:right w:val="none" w:sz="0" w:space="0" w:color="auto"/>
          </w:divBdr>
        </w:div>
        <w:div w:id="2127116534">
          <w:marLeft w:val="0"/>
          <w:marRight w:val="0"/>
          <w:marTop w:val="0"/>
          <w:marBottom w:val="0"/>
          <w:divBdr>
            <w:top w:val="none" w:sz="0" w:space="0" w:color="auto"/>
            <w:left w:val="none" w:sz="0" w:space="0" w:color="auto"/>
            <w:bottom w:val="none" w:sz="0" w:space="0" w:color="auto"/>
            <w:right w:val="none" w:sz="0" w:space="0" w:color="auto"/>
          </w:divBdr>
        </w:div>
        <w:div w:id="1164902824">
          <w:marLeft w:val="0"/>
          <w:marRight w:val="0"/>
          <w:marTop w:val="0"/>
          <w:marBottom w:val="0"/>
          <w:divBdr>
            <w:top w:val="none" w:sz="0" w:space="0" w:color="auto"/>
            <w:left w:val="none" w:sz="0" w:space="0" w:color="auto"/>
            <w:bottom w:val="none" w:sz="0" w:space="0" w:color="auto"/>
            <w:right w:val="none" w:sz="0" w:space="0" w:color="auto"/>
          </w:divBdr>
        </w:div>
        <w:div w:id="174544275">
          <w:marLeft w:val="0"/>
          <w:marRight w:val="0"/>
          <w:marTop w:val="0"/>
          <w:marBottom w:val="0"/>
          <w:divBdr>
            <w:top w:val="none" w:sz="0" w:space="0" w:color="auto"/>
            <w:left w:val="none" w:sz="0" w:space="0" w:color="auto"/>
            <w:bottom w:val="none" w:sz="0" w:space="0" w:color="auto"/>
            <w:right w:val="none" w:sz="0" w:space="0" w:color="auto"/>
          </w:divBdr>
        </w:div>
        <w:div w:id="419258385">
          <w:marLeft w:val="0"/>
          <w:marRight w:val="0"/>
          <w:marTop w:val="0"/>
          <w:marBottom w:val="0"/>
          <w:divBdr>
            <w:top w:val="none" w:sz="0" w:space="0" w:color="auto"/>
            <w:left w:val="none" w:sz="0" w:space="0" w:color="auto"/>
            <w:bottom w:val="none" w:sz="0" w:space="0" w:color="auto"/>
            <w:right w:val="none" w:sz="0" w:space="0" w:color="auto"/>
          </w:divBdr>
        </w:div>
      </w:divsChild>
    </w:div>
    <w:div w:id="93333458">
      <w:bodyDiv w:val="1"/>
      <w:marLeft w:val="0"/>
      <w:marRight w:val="0"/>
      <w:marTop w:val="0"/>
      <w:marBottom w:val="0"/>
      <w:divBdr>
        <w:top w:val="none" w:sz="0" w:space="0" w:color="auto"/>
        <w:left w:val="none" w:sz="0" w:space="0" w:color="auto"/>
        <w:bottom w:val="none" w:sz="0" w:space="0" w:color="auto"/>
        <w:right w:val="none" w:sz="0" w:space="0" w:color="auto"/>
      </w:divBdr>
      <w:divsChild>
        <w:div w:id="351414742">
          <w:marLeft w:val="0"/>
          <w:marRight w:val="0"/>
          <w:marTop w:val="0"/>
          <w:marBottom w:val="0"/>
          <w:divBdr>
            <w:top w:val="none" w:sz="0" w:space="0" w:color="auto"/>
            <w:left w:val="none" w:sz="0" w:space="0" w:color="auto"/>
            <w:bottom w:val="none" w:sz="0" w:space="0" w:color="auto"/>
            <w:right w:val="none" w:sz="0" w:space="0" w:color="auto"/>
          </w:divBdr>
        </w:div>
        <w:div w:id="2094860689">
          <w:marLeft w:val="0"/>
          <w:marRight w:val="0"/>
          <w:marTop w:val="0"/>
          <w:marBottom w:val="0"/>
          <w:divBdr>
            <w:top w:val="none" w:sz="0" w:space="0" w:color="auto"/>
            <w:left w:val="none" w:sz="0" w:space="0" w:color="auto"/>
            <w:bottom w:val="none" w:sz="0" w:space="0" w:color="auto"/>
            <w:right w:val="none" w:sz="0" w:space="0" w:color="auto"/>
          </w:divBdr>
        </w:div>
        <w:div w:id="2146004996">
          <w:marLeft w:val="0"/>
          <w:marRight w:val="0"/>
          <w:marTop w:val="0"/>
          <w:marBottom w:val="0"/>
          <w:divBdr>
            <w:top w:val="none" w:sz="0" w:space="0" w:color="auto"/>
            <w:left w:val="none" w:sz="0" w:space="0" w:color="auto"/>
            <w:bottom w:val="none" w:sz="0" w:space="0" w:color="auto"/>
            <w:right w:val="none" w:sz="0" w:space="0" w:color="auto"/>
          </w:divBdr>
        </w:div>
      </w:divsChild>
    </w:div>
    <w:div w:id="199897807">
      <w:bodyDiv w:val="1"/>
      <w:marLeft w:val="0"/>
      <w:marRight w:val="0"/>
      <w:marTop w:val="0"/>
      <w:marBottom w:val="0"/>
      <w:divBdr>
        <w:top w:val="none" w:sz="0" w:space="0" w:color="auto"/>
        <w:left w:val="none" w:sz="0" w:space="0" w:color="auto"/>
        <w:bottom w:val="none" w:sz="0" w:space="0" w:color="auto"/>
        <w:right w:val="none" w:sz="0" w:space="0" w:color="auto"/>
      </w:divBdr>
    </w:div>
    <w:div w:id="873227657">
      <w:bodyDiv w:val="1"/>
      <w:marLeft w:val="0"/>
      <w:marRight w:val="0"/>
      <w:marTop w:val="0"/>
      <w:marBottom w:val="0"/>
      <w:divBdr>
        <w:top w:val="none" w:sz="0" w:space="0" w:color="auto"/>
        <w:left w:val="none" w:sz="0" w:space="0" w:color="auto"/>
        <w:bottom w:val="none" w:sz="0" w:space="0" w:color="auto"/>
        <w:right w:val="none" w:sz="0" w:space="0" w:color="auto"/>
      </w:divBdr>
    </w:div>
    <w:div w:id="894850860">
      <w:bodyDiv w:val="1"/>
      <w:marLeft w:val="0"/>
      <w:marRight w:val="0"/>
      <w:marTop w:val="0"/>
      <w:marBottom w:val="0"/>
      <w:divBdr>
        <w:top w:val="none" w:sz="0" w:space="0" w:color="auto"/>
        <w:left w:val="none" w:sz="0" w:space="0" w:color="auto"/>
        <w:bottom w:val="none" w:sz="0" w:space="0" w:color="auto"/>
        <w:right w:val="none" w:sz="0" w:space="0" w:color="auto"/>
      </w:divBdr>
    </w:div>
    <w:div w:id="951668617">
      <w:bodyDiv w:val="1"/>
      <w:marLeft w:val="0"/>
      <w:marRight w:val="0"/>
      <w:marTop w:val="0"/>
      <w:marBottom w:val="0"/>
      <w:divBdr>
        <w:top w:val="none" w:sz="0" w:space="0" w:color="auto"/>
        <w:left w:val="none" w:sz="0" w:space="0" w:color="auto"/>
        <w:bottom w:val="none" w:sz="0" w:space="0" w:color="auto"/>
        <w:right w:val="none" w:sz="0" w:space="0" w:color="auto"/>
      </w:divBdr>
    </w:div>
    <w:div w:id="1554006214">
      <w:bodyDiv w:val="1"/>
      <w:marLeft w:val="0"/>
      <w:marRight w:val="0"/>
      <w:marTop w:val="0"/>
      <w:marBottom w:val="0"/>
      <w:divBdr>
        <w:top w:val="none" w:sz="0" w:space="0" w:color="auto"/>
        <w:left w:val="none" w:sz="0" w:space="0" w:color="auto"/>
        <w:bottom w:val="none" w:sz="0" w:space="0" w:color="auto"/>
        <w:right w:val="none" w:sz="0" w:space="0" w:color="auto"/>
      </w:divBdr>
    </w:div>
    <w:div w:id="1614752880">
      <w:bodyDiv w:val="1"/>
      <w:marLeft w:val="0"/>
      <w:marRight w:val="0"/>
      <w:marTop w:val="0"/>
      <w:marBottom w:val="0"/>
      <w:divBdr>
        <w:top w:val="none" w:sz="0" w:space="0" w:color="auto"/>
        <w:left w:val="none" w:sz="0" w:space="0" w:color="auto"/>
        <w:bottom w:val="none" w:sz="0" w:space="0" w:color="auto"/>
        <w:right w:val="none" w:sz="0" w:space="0" w:color="auto"/>
      </w:divBdr>
    </w:div>
    <w:div w:id="1652979642">
      <w:bodyDiv w:val="1"/>
      <w:marLeft w:val="0"/>
      <w:marRight w:val="0"/>
      <w:marTop w:val="0"/>
      <w:marBottom w:val="0"/>
      <w:divBdr>
        <w:top w:val="none" w:sz="0" w:space="0" w:color="auto"/>
        <w:left w:val="none" w:sz="0" w:space="0" w:color="auto"/>
        <w:bottom w:val="none" w:sz="0" w:space="0" w:color="auto"/>
        <w:right w:val="none" w:sz="0" w:space="0" w:color="auto"/>
      </w:divBdr>
    </w:div>
    <w:div w:id="1673726790">
      <w:bodyDiv w:val="1"/>
      <w:marLeft w:val="0"/>
      <w:marRight w:val="0"/>
      <w:marTop w:val="0"/>
      <w:marBottom w:val="0"/>
      <w:divBdr>
        <w:top w:val="none" w:sz="0" w:space="0" w:color="auto"/>
        <w:left w:val="none" w:sz="0" w:space="0" w:color="auto"/>
        <w:bottom w:val="none" w:sz="0" w:space="0" w:color="auto"/>
        <w:right w:val="none" w:sz="0" w:space="0" w:color="auto"/>
      </w:divBdr>
    </w:div>
    <w:div w:id="1728870102">
      <w:bodyDiv w:val="1"/>
      <w:marLeft w:val="0"/>
      <w:marRight w:val="0"/>
      <w:marTop w:val="0"/>
      <w:marBottom w:val="0"/>
      <w:divBdr>
        <w:top w:val="none" w:sz="0" w:space="0" w:color="auto"/>
        <w:left w:val="none" w:sz="0" w:space="0" w:color="auto"/>
        <w:bottom w:val="none" w:sz="0" w:space="0" w:color="auto"/>
        <w:right w:val="none" w:sz="0" w:space="0" w:color="auto"/>
      </w:divBdr>
    </w:div>
    <w:div w:id="1893232857">
      <w:bodyDiv w:val="1"/>
      <w:marLeft w:val="0"/>
      <w:marRight w:val="0"/>
      <w:marTop w:val="0"/>
      <w:marBottom w:val="0"/>
      <w:divBdr>
        <w:top w:val="none" w:sz="0" w:space="0" w:color="auto"/>
        <w:left w:val="none" w:sz="0" w:space="0" w:color="auto"/>
        <w:bottom w:val="none" w:sz="0" w:space="0" w:color="auto"/>
        <w:right w:val="none" w:sz="0" w:space="0" w:color="auto"/>
      </w:divBdr>
    </w:div>
    <w:div w:id="2107269865">
      <w:bodyDiv w:val="1"/>
      <w:marLeft w:val="0"/>
      <w:marRight w:val="0"/>
      <w:marTop w:val="0"/>
      <w:marBottom w:val="0"/>
      <w:divBdr>
        <w:top w:val="none" w:sz="0" w:space="0" w:color="auto"/>
        <w:left w:val="none" w:sz="0" w:space="0" w:color="auto"/>
        <w:bottom w:val="none" w:sz="0" w:space="0" w:color="auto"/>
        <w:right w:val="none" w:sz="0" w:space="0" w:color="auto"/>
      </w:divBdr>
      <w:divsChild>
        <w:div w:id="1785495336">
          <w:marLeft w:val="0"/>
          <w:marRight w:val="0"/>
          <w:marTop w:val="0"/>
          <w:marBottom w:val="0"/>
          <w:divBdr>
            <w:top w:val="none" w:sz="0" w:space="0" w:color="auto"/>
            <w:left w:val="none" w:sz="0" w:space="0" w:color="auto"/>
            <w:bottom w:val="none" w:sz="0" w:space="0" w:color="auto"/>
            <w:right w:val="none" w:sz="0" w:space="0" w:color="auto"/>
          </w:divBdr>
        </w:div>
        <w:div w:id="1491166655">
          <w:marLeft w:val="0"/>
          <w:marRight w:val="0"/>
          <w:marTop w:val="0"/>
          <w:marBottom w:val="0"/>
          <w:divBdr>
            <w:top w:val="none" w:sz="0" w:space="0" w:color="auto"/>
            <w:left w:val="none" w:sz="0" w:space="0" w:color="auto"/>
            <w:bottom w:val="none" w:sz="0" w:space="0" w:color="auto"/>
            <w:right w:val="none" w:sz="0" w:space="0" w:color="auto"/>
          </w:divBdr>
        </w:div>
        <w:div w:id="1748110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imgres?imgurl=http://mydailygadget.mdg.netdna-cdn.com/wp-content/uploads/2010/11/samsung-focus-review-35-bing-search.jpg&amp;imgrefurl=http://www.mydaily-gadget.com/news/2897-att-samsung-focus-release-date-specs-and-price-announcedwp7-included&amp;usg=__YAyedgrP_42779iDcQu8Um9AYaE=&amp;h=312&amp;w=468&amp;sz=33&amp;hl=en&amp;start=0&amp;zoom=1&amp;tbnid=HRVTKvPgNwCL3M:&amp;tbnh=133&amp;tbnw=177&amp;ei=-tVaTbzhJdKltwen5fW7Cw&amp;prev=/images?q=samsung+focus&amp;um=1&amp;hl=en&amp;sa=N&amp;rlz=1T4GZAZ_enUS368US369&amp;biw=1895&amp;bih=807&amp;tbs=isch:1&amp;um=1&amp;itbs=1&amp;iact=hc&amp;vpx=987&amp;vpy=210&amp;dur=2032&amp;hovh=183&amp;hovw=275&amp;tx=133&amp;ty=92&amp;oei=09VaTdmwGYKB8gazxJCBDQ&amp;page=1&amp;ndsp=40&amp;ved=1t:429,r:15,s: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issa\AppData\Roaming\Microsoft\Templates\Strategic%20account%20business%20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E8D8E-F5B7-4BA7-9F04-6C2794824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Strategic account business plan</Template>
  <TotalTime>1</TotalTime>
  <Pages>9</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dc:creator>
  <cp:lastModifiedBy>Andrea</cp:lastModifiedBy>
  <cp:revision>2</cp:revision>
  <cp:lastPrinted>2004-07-27T17:25:00Z</cp:lastPrinted>
  <dcterms:created xsi:type="dcterms:W3CDTF">2011-02-16T00:29:00Z</dcterms:created>
  <dcterms:modified xsi:type="dcterms:W3CDTF">2011-02-16T00:29:00Z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TC011445191033</vt:lpwstr>
  </property>
</Properties>
</file>